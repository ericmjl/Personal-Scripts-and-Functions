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A7775A" w14:textId="3B35566E" w:rsidR="000353C7" w:rsidRDefault="000353C7">
      <w:pPr>
        <w:rPr>
          <w:rFonts w:ascii="Arial" w:hAnsi="Arial"/>
          <w:b/>
          <w:color w:val="4BACC6" w:themeColor="accent5"/>
          <w:sz w:val="23"/>
          <w:szCs w:val="23"/>
        </w:rPr>
      </w:pPr>
      <w:r w:rsidRPr="000353C7">
        <w:rPr>
          <w:rFonts w:ascii="Arial" w:hAnsi="Arial"/>
          <w:b/>
          <w:color w:val="4BACC6" w:themeColor="accent5"/>
          <w:sz w:val="23"/>
          <w:szCs w:val="23"/>
        </w:rPr>
        <w:t>Most Recent Common Ancestor method</w:t>
      </w:r>
    </w:p>
    <w:p w14:paraId="084183D8" w14:textId="578B8646" w:rsidR="000353C7" w:rsidRPr="000353C7" w:rsidRDefault="000353C7">
      <w:pPr>
        <w:rPr>
          <w:rFonts w:ascii="Arial" w:hAnsi="Arial"/>
          <w:sz w:val="23"/>
          <w:szCs w:val="23"/>
        </w:rPr>
      </w:pPr>
      <w:r w:rsidRPr="000353C7">
        <w:rPr>
          <w:rFonts w:ascii="Arial" w:hAnsi="Arial"/>
          <w:sz w:val="23"/>
          <w:szCs w:val="23"/>
        </w:rPr>
        <w:t xml:space="preserve">This </w:t>
      </w:r>
      <w:r w:rsidR="00DB7F8D">
        <w:rPr>
          <w:rFonts w:ascii="Arial" w:hAnsi="Arial"/>
          <w:sz w:val="23"/>
          <w:szCs w:val="23"/>
        </w:rPr>
        <w:t xml:space="preserve">is a step-by-step </w:t>
      </w:r>
      <w:r>
        <w:rPr>
          <w:rFonts w:ascii="Arial" w:hAnsi="Arial"/>
          <w:sz w:val="23"/>
          <w:szCs w:val="23"/>
        </w:rPr>
        <w:t>explanation of how to perform Most Recen</w:t>
      </w:r>
      <w:r w:rsidR="00DB7F8D">
        <w:rPr>
          <w:rFonts w:ascii="Arial" w:hAnsi="Arial"/>
          <w:sz w:val="23"/>
          <w:szCs w:val="23"/>
        </w:rPr>
        <w:t xml:space="preserve">t Common Ancestor (MRCA) method using phylogenetic software. The end result is a gene tree that estimates divergence times in years and is useful for pinpointing when a particular influenza isolate split from a lineage of interest. </w:t>
      </w:r>
      <w:r w:rsidR="002D2E96">
        <w:rPr>
          <w:rFonts w:ascii="Arial" w:hAnsi="Arial"/>
          <w:sz w:val="23"/>
          <w:szCs w:val="23"/>
        </w:rPr>
        <w:t>This ‘cheat sheet’ was prepared by Nichola Hill and Islam Hussein to summarize tra</w:t>
      </w:r>
      <w:r w:rsidR="00C52D29">
        <w:rPr>
          <w:rFonts w:ascii="Arial" w:hAnsi="Arial"/>
          <w:sz w:val="23"/>
          <w:szCs w:val="23"/>
        </w:rPr>
        <w:t xml:space="preserve">ining received from Justin </w:t>
      </w:r>
      <w:proofErr w:type="spellStart"/>
      <w:r w:rsidR="00C52D29">
        <w:rPr>
          <w:rFonts w:ascii="Arial" w:hAnsi="Arial"/>
          <w:sz w:val="23"/>
          <w:szCs w:val="23"/>
        </w:rPr>
        <w:t>Bahl</w:t>
      </w:r>
      <w:proofErr w:type="spellEnd"/>
      <w:r w:rsidR="00C52D29">
        <w:rPr>
          <w:rFonts w:ascii="Arial" w:hAnsi="Arial"/>
          <w:sz w:val="23"/>
          <w:szCs w:val="23"/>
        </w:rPr>
        <w:t xml:space="preserve">. </w:t>
      </w:r>
      <w:r w:rsidR="002D2E96">
        <w:rPr>
          <w:rFonts w:ascii="Arial" w:hAnsi="Arial"/>
          <w:sz w:val="23"/>
          <w:szCs w:val="23"/>
        </w:rPr>
        <w:t>Please email with updates/corrections (nhill@mit.edu).</w:t>
      </w:r>
    </w:p>
    <w:p w14:paraId="4F9A95A8" w14:textId="7C780B16" w:rsidR="000353C7" w:rsidRDefault="000353C7">
      <w:pPr>
        <w:rPr>
          <w:rFonts w:ascii="Arial" w:hAnsi="Arial"/>
          <w:color w:val="4BACC6" w:themeColor="accent5"/>
          <w:sz w:val="23"/>
          <w:szCs w:val="23"/>
        </w:rPr>
      </w:pPr>
    </w:p>
    <w:p w14:paraId="024E4437" w14:textId="4E465493" w:rsidR="001B6D08" w:rsidRPr="00286CD9" w:rsidRDefault="00605F0E">
      <w:pPr>
        <w:rPr>
          <w:rFonts w:ascii="Arial" w:hAnsi="Arial"/>
          <w:color w:val="4BACC6" w:themeColor="accent5"/>
          <w:sz w:val="23"/>
          <w:szCs w:val="23"/>
        </w:rPr>
      </w:pPr>
      <w:r w:rsidRPr="00286CD9">
        <w:rPr>
          <w:rFonts w:ascii="Arial" w:hAnsi="Arial"/>
          <w:color w:val="4BACC6" w:themeColor="accent5"/>
          <w:sz w:val="23"/>
          <w:szCs w:val="23"/>
        </w:rPr>
        <w:t>Creating a well-balanced tree using PAUP…</w:t>
      </w:r>
    </w:p>
    <w:p w14:paraId="0F953EF5" w14:textId="244E3BB0" w:rsidR="00286CD9" w:rsidRDefault="002D2E96">
      <w:pPr>
        <w:rPr>
          <w:rFonts w:ascii="Arial" w:hAnsi="Arial"/>
          <w:color w:val="4BACC6" w:themeColor="accent5"/>
          <w:sz w:val="23"/>
          <w:szCs w:val="23"/>
        </w:rPr>
      </w:pPr>
      <w:r>
        <w:rPr>
          <w:rFonts w:ascii="Arial" w:hAnsi="Arial"/>
          <w:noProof/>
          <w:sz w:val="23"/>
          <w:szCs w:val="23"/>
          <w:lang w:val="en-US"/>
        </w:rPr>
        <w:drawing>
          <wp:anchor distT="0" distB="0" distL="114300" distR="114300" simplePos="0" relativeHeight="251658240" behindDoc="0" locked="0" layoutInCell="1" allowOverlap="1" wp14:anchorId="1E114445" wp14:editId="37C3A028">
            <wp:simplePos x="0" y="0"/>
            <wp:positionH relativeFrom="column">
              <wp:posOffset>4572000</wp:posOffset>
            </wp:positionH>
            <wp:positionV relativeFrom="paragraph">
              <wp:posOffset>34925</wp:posOffset>
            </wp:positionV>
            <wp:extent cx="1828800" cy="19253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3 at 6.28.09 PM.png"/>
                    <pic:cNvPicPr/>
                  </pic:nvPicPr>
                  <pic:blipFill>
                    <a:blip r:embed="rId7">
                      <a:extLst>
                        <a:ext uri="{28A0092B-C50C-407E-A947-70E740481C1C}">
                          <a14:useLocalDpi xmlns:a14="http://schemas.microsoft.com/office/drawing/2010/main" val="0"/>
                        </a:ext>
                      </a:extLst>
                    </a:blip>
                    <a:stretch>
                      <a:fillRect/>
                    </a:stretch>
                  </pic:blipFill>
                  <pic:spPr>
                    <a:xfrm>
                      <a:off x="0" y="0"/>
                      <a:ext cx="1828800" cy="1925320"/>
                    </a:xfrm>
                    <a:prstGeom prst="rect">
                      <a:avLst/>
                    </a:prstGeom>
                  </pic:spPr>
                </pic:pic>
              </a:graphicData>
            </a:graphic>
            <wp14:sizeRelH relativeFrom="page">
              <wp14:pctWidth>0</wp14:pctWidth>
            </wp14:sizeRelH>
            <wp14:sizeRelV relativeFrom="page">
              <wp14:pctHeight>0</wp14:pctHeight>
            </wp14:sizeRelV>
          </wp:anchor>
        </w:drawing>
      </w:r>
    </w:p>
    <w:p w14:paraId="6A8D1C28" w14:textId="1E58DA10" w:rsidR="00CB177A" w:rsidRPr="00CB177A" w:rsidRDefault="00CB177A">
      <w:pPr>
        <w:rPr>
          <w:rFonts w:ascii="Arial" w:hAnsi="Arial"/>
          <w:b/>
          <w:sz w:val="23"/>
          <w:szCs w:val="23"/>
        </w:rPr>
      </w:pPr>
      <w:r w:rsidRPr="00CB177A">
        <w:rPr>
          <w:rFonts w:ascii="Arial" w:hAnsi="Arial"/>
          <w:b/>
          <w:sz w:val="23"/>
          <w:szCs w:val="23"/>
        </w:rPr>
        <w:t>Influenza Research Database</w:t>
      </w:r>
      <w:r w:rsidR="004A5F83">
        <w:rPr>
          <w:rFonts w:ascii="Arial" w:hAnsi="Arial"/>
          <w:b/>
          <w:sz w:val="23"/>
          <w:szCs w:val="23"/>
        </w:rPr>
        <w:t xml:space="preserve"> (IRD)</w:t>
      </w:r>
      <w:r w:rsidR="00BE6BB9">
        <w:rPr>
          <w:rFonts w:ascii="Arial" w:hAnsi="Arial"/>
          <w:b/>
          <w:sz w:val="23"/>
          <w:szCs w:val="23"/>
        </w:rPr>
        <w:t>…</w:t>
      </w:r>
    </w:p>
    <w:p w14:paraId="554FED95" w14:textId="33910E80" w:rsidR="00605F0E" w:rsidRDefault="00605F0E" w:rsidP="00DF497E">
      <w:pPr>
        <w:pStyle w:val="ListParagraph"/>
        <w:numPr>
          <w:ilvl w:val="0"/>
          <w:numId w:val="1"/>
        </w:numPr>
        <w:rPr>
          <w:rFonts w:ascii="Arial" w:hAnsi="Arial"/>
          <w:sz w:val="23"/>
          <w:szCs w:val="23"/>
        </w:rPr>
      </w:pPr>
      <w:r w:rsidRPr="00286CD9">
        <w:rPr>
          <w:rFonts w:ascii="Arial" w:hAnsi="Arial"/>
          <w:sz w:val="23"/>
          <w:szCs w:val="23"/>
        </w:rPr>
        <w:t>Run a broad search for</w:t>
      </w:r>
      <w:r w:rsidR="00DF497E" w:rsidRPr="00286CD9">
        <w:rPr>
          <w:rFonts w:ascii="Arial" w:hAnsi="Arial"/>
          <w:sz w:val="23"/>
          <w:szCs w:val="23"/>
        </w:rPr>
        <w:t xml:space="preserve"> </w:t>
      </w:r>
      <w:r w:rsidRPr="00286CD9">
        <w:rPr>
          <w:rFonts w:ascii="Arial" w:hAnsi="Arial"/>
          <w:sz w:val="23"/>
          <w:szCs w:val="23"/>
        </w:rPr>
        <w:t>sequences of interest</w:t>
      </w:r>
      <w:r w:rsidR="00DF497E" w:rsidRPr="00286CD9">
        <w:rPr>
          <w:rFonts w:ascii="Arial" w:hAnsi="Arial"/>
          <w:sz w:val="23"/>
          <w:szCs w:val="23"/>
        </w:rPr>
        <w:t xml:space="preserve"> </w:t>
      </w:r>
      <w:r w:rsidRPr="00286CD9">
        <w:rPr>
          <w:rFonts w:ascii="Arial" w:hAnsi="Arial"/>
          <w:sz w:val="23"/>
          <w:szCs w:val="23"/>
        </w:rPr>
        <w:t>within</w:t>
      </w:r>
      <w:r w:rsidR="00DF497E" w:rsidRPr="00286CD9">
        <w:rPr>
          <w:rFonts w:ascii="Arial" w:hAnsi="Arial"/>
          <w:sz w:val="23"/>
          <w:szCs w:val="23"/>
        </w:rPr>
        <w:t xml:space="preserve"> I</w:t>
      </w:r>
      <w:r w:rsidR="004A5F83">
        <w:rPr>
          <w:rFonts w:ascii="Arial" w:hAnsi="Arial"/>
          <w:sz w:val="23"/>
          <w:szCs w:val="23"/>
        </w:rPr>
        <w:t>RD</w:t>
      </w:r>
    </w:p>
    <w:p w14:paraId="7B72D3C2" w14:textId="46134D49" w:rsidR="00890980" w:rsidRDefault="004A5F83" w:rsidP="00DF497E">
      <w:pPr>
        <w:pStyle w:val="ListParagraph"/>
        <w:numPr>
          <w:ilvl w:val="0"/>
          <w:numId w:val="1"/>
        </w:numPr>
        <w:rPr>
          <w:rFonts w:ascii="Arial" w:hAnsi="Arial"/>
          <w:sz w:val="23"/>
          <w:szCs w:val="23"/>
        </w:rPr>
      </w:pPr>
      <w:r>
        <w:rPr>
          <w:rFonts w:ascii="Arial" w:hAnsi="Arial"/>
          <w:sz w:val="23"/>
          <w:szCs w:val="23"/>
        </w:rPr>
        <w:t>Select</w:t>
      </w:r>
      <w:r w:rsidR="00890980">
        <w:rPr>
          <w:rFonts w:ascii="Arial" w:hAnsi="Arial"/>
          <w:sz w:val="23"/>
          <w:szCs w:val="23"/>
        </w:rPr>
        <w:t xml:space="preserve"> sequences from 1976 onwards. Before this time, -80 freezers did not exist so</w:t>
      </w:r>
      <w:r>
        <w:rPr>
          <w:rFonts w:ascii="Arial" w:hAnsi="Arial"/>
          <w:sz w:val="23"/>
          <w:szCs w:val="23"/>
        </w:rPr>
        <w:t xml:space="preserve"> viruses were periodically passaged in eggs to keep them viable (risking accumulation of mutations due to adaptation)</w:t>
      </w:r>
    </w:p>
    <w:p w14:paraId="01BE1A3F" w14:textId="7501A5F2" w:rsidR="002B6E4B" w:rsidRPr="00286CD9" w:rsidRDefault="002B6E4B" w:rsidP="00DF497E">
      <w:pPr>
        <w:pStyle w:val="ListParagraph"/>
        <w:numPr>
          <w:ilvl w:val="0"/>
          <w:numId w:val="1"/>
        </w:numPr>
        <w:rPr>
          <w:rFonts w:ascii="Arial" w:hAnsi="Arial"/>
          <w:sz w:val="23"/>
          <w:szCs w:val="23"/>
        </w:rPr>
      </w:pPr>
      <w:r>
        <w:rPr>
          <w:rFonts w:ascii="Arial" w:hAnsi="Arial"/>
          <w:sz w:val="23"/>
          <w:szCs w:val="23"/>
        </w:rPr>
        <w:t>Include partial sequences (these can be informative)</w:t>
      </w:r>
    </w:p>
    <w:p w14:paraId="68463EEB" w14:textId="211FF0E7" w:rsidR="00DF497E" w:rsidRPr="00286CD9" w:rsidRDefault="00605F0E" w:rsidP="00DF497E">
      <w:pPr>
        <w:pStyle w:val="ListParagraph"/>
        <w:numPr>
          <w:ilvl w:val="0"/>
          <w:numId w:val="1"/>
        </w:numPr>
        <w:rPr>
          <w:rFonts w:ascii="Arial" w:hAnsi="Arial"/>
          <w:sz w:val="23"/>
          <w:szCs w:val="23"/>
        </w:rPr>
      </w:pPr>
      <w:r w:rsidRPr="00286CD9">
        <w:rPr>
          <w:rFonts w:ascii="Arial" w:hAnsi="Arial"/>
          <w:sz w:val="23"/>
          <w:szCs w:val="23"/>
        </w:rPr>
        <w:t>Download</w:t>
      </w:r>
      <w:r w:rsidR="00DF497E" w:rsidRPr="00286CD9">
        <w:rPr>
          <w:rFonts w:ascii="Arial" w:hAnsi="Arial"/>
          <w:sz w:val="23"/>
          <w:szCs w:val="23"/>
        </w:rPr>
        <w:t xml:space="preserve"> sequences </w:t>
      </w:r>
      <w:r w:rsidR="00286CD9" w:rsidRPr="00286CD9">
        <w:rPr>
          <w:rFonts w:ascii="Arial" w:hAnsi="Arial"/>
          <w:sz w:val="23"/>
          <w:szCs w:val="23"/>
        </w:rPr>
        <w:t>as ‘Segment FASTA’ (F</w:t>
      </w:r>
      <w:r w:rsidRPr="00286CD9">
        <w:rPr>
          <w:rFonts w:ascii="Arial" w:hAnsi="Arial"/>
          <w:sz w:val="23"/>
          <w:szCs w:val="23"/>
        </w:rPr>
        <w:t>ig. 1)</w:t>
      </w:r>
    </w:p>
    <w:p w14:paraId="5D8F1D42" w14:textId="38FB2FB1" w:rsidR="00605F0E" w:rsidRDefault="00605F0E" w:rsidP="00DF497E">
      <w:pPr>
        <w:pStyle w:val="ListParagraph"/>
        <w:numPr>
          <w:ilvl w:val="0"/>
          <w:numId w:val="1"/>
        </w:numPr>
        <w:rPr>
          <w:rFonts w:ascii="Arial" w:hAnsi="Arial"/>
          <w:sz w:val="23"/>
          <w:szCs w:val="23"/>
        </w:rPr>
      </w:pPr>
      <w:r w:rsidRPr="00286CD9">
        <w:rPr>
          <w:rFonts w:ascii="Arial" w:hAnsi="Arial"/>
          <w:sz w:val="23"/>
          <w:szCs w:val="23"/>
        </w:rPr>
        <w:t>Choose ‘Custom Format’ and select metadata</w:t>
      </w:r>
      <w:r w:rsidR="0064536D">
        <w:rPr>
          <w:rFonts w:ascii="Arial" w:hAnsi="Arial"/>
          <w:sz w:val="23"/>
          <w:szCs w:val="23"/>
        </w:rPr>
        <w:t xml:space="preserve"> of interest</w:t>
      </w:r>
      <w:r w:rsidR="002D3CF9">
        <w:rPr>
          <w:rFonts w:ascii="Arial" w:hAnsi="Arial"/>
          <w:sz w:val="23"/>
          <w:szCs w:val="23"/>
        </w:rPr>
        <w:t>: strain nam</w:t>
      </w:r>
      <w:r w:rsidR="00941F40">
        <w:rPr>
          <w:rFonts w:ascii="Arial" w:hAnsi="Arial"/>
          <w:sz w:val="23"/>
          <w:szCs w:val="23"/>
        </w:rPr>
        <w:t>e, accessi</w:t>
      </w:r>
      <w:r w:rsidR="00A13018">
        <w:rPr>
          <w:rFonts w:ascii="Arial" w:hAnsi="Arial"/>
          <w:sz w:val="23"/>
          <w:szCs w:val="23"/>
        </w:rPr>
        <w:t>on</w:t>
      </w:r>
      <w:r w:rsidR="00872C9A">
        <w:rPr>
          <w:rFonts w:ascii="Arial" w:hAnsi="Arial"/>
          <w:sz w:val="23"/>
          <w:szCs w:val="23"/>
        </w:rPr>
        <w:t>, subtype</w:t>
      </w:r>
      <w:r w:rsidR="00A13018">
        <w:rPr>
          <w:rFonts w:ascii="Arial" w:hAnsi="Arial"/>
          <w:sz w:val="23"/>
          <w:szCs w:val="23"/>
        </w:rPr>
        <w:t xml:space="preserve"> </w:t>
      </w:r>
      <w:r w:rsidR="00941F40">
        <w:rPr>
          <w:rFonts w:ascii="Arial" w:hAnsi="Arial"/>
          <w:sz w:val="23"/>
          <w:szCs w:val="23"/>
        </w:rPr>
        <w:t xml:space="preserve">and </w:t>
      </w:r>
      <w:r w:rsidR="002D3CF9">
        <w:rPr>
          <w:rFonts w:ascii="Arial" w:hAnsi="Arial"/>
          <w:sz w:val="23"/>
          <w:szCs w:val="23"/>
        </w:rPr>
        <w:t>date (important!).</w:t>
      </w:r>
    </w:p>
    <w:p w14:paraId="2F2A8A93" w14:textId="77777777" w:rsidR="00CB177A" w:rsidRDefault="00CB177A" w:rsidP="00CB177A">
      <w:pPr>
        <w:pStyle w:val="ListParagraph"/>
        <w:rPr>
          <w:rFonts w:ascii="Arial" w:hAnsi="Arial"/>
          <w:sz w:val="23"/>
          <w:szCs w:val="23"/>
        </w:rPr>
      </w:pPr>
    </w:p>
    <w:p w14:paraId="78663793" w14:textId="48B3F971" w:rsidR="00CB177A" w:rsidRPr="00CB177A" w:rsidRDefault="00CB177A" w:rsidP="00CB177A">
      <w:pPr>
        <w:rPr>
          <w:rFonts w:ascii="Arial" w:hAnsi="Arial"/>
          <w:b/>
          <w:sz w:val="23"/>
          <w:szCs w:val="23"/>
        </w:rPr>
      </w:pPr>
      <w:proofErr w:type="spellStart"/>
      <w:r w:rsidRPr="00CB177A">
        <w:rPr>
          <w:rFonts w:ascii="Arial" w:hAnsi="Arial"/>
          <w:b/>
          <w:sz w:val="23"/>
          <w:szCs w:val="23"/>
        </w:rPr>
        <w:t>Geneious</w:t>
      </w:r>
      <w:proofErr w:type="spellEnd"/>
      <w:r w:rsidR="00BE6BB9">
        <w:rPr>
          <w:rFonts w:ascii="Arial" w:hAnsi="Arial"/>
          <w:b/>
          <w:sz w:val="23"/>
          <w:szCs w:val="23"/>
        </w:rPr>
        <w:t>…</w:t>
      </w:r>
      <w:r w:rsidRPr="00CB177A">
        <w:rPr>
          <w:rFonts w:ascii="Arial" w:hAnsi="Arial"/>
          <w:b/>
          <w:sz w:val="23"/>
          <w:szCs w:val="23"/>
        </w:rPr>
        <w:t xml:space="preserve"> </w:t>
      </w:r>
    </w:p>
    <w:p w14:paraId="454D6790" w14:textId="62505343" w:rsidR="00605F0E" w:rsidRPr="00286CD9" w:rsidRDefault="00FE6F7E" w:rsidP="00605F0E">
      <w:pPr>
        <w:pStyle w:val="ListParagraph"/>
        <w:numPr>
          <w:ilvl w:val="0"/>
          <w:numId w:val="1"/>
        </w:numPr>
        <w:rPr>
          <w:rFonts w:ascii="Arial" w:hAnsi="Arial"/>
          <w:sz w:val="23"/>
          <w:szCs w:val="23"/>
        </w:rPr>
      </w:pPr>
      <w:r>
        <w:rPr>
          <w:rFonts w:ascii="Arial" w:hAnsi="Arial"/>
          <w:sz w:val="23"/>
          <w:szCs w:val="23"/>
        </w:rPr>
        <w:t>Click Import &gt; From File. B</w:t>
      </w:r>
      <w:r w:rsidR="00286CD9" w:rsidRPr="00286CD9">
        <w:rPr>
          <w:rFonts w:ascii="Arial" w:hAnsi="Arial"/>
          <w:sz w:val="23"/>
          <w:szCs w:val="23"/>
        </w:rPr>
        <w:t xml:space="preserve">rowse to </w:t>
      </w:r>
      <w:proofErr w:type="spellStart"/>
      <w:r w:rsidR="00286CD9" w:rsidRPr="00286CD9">
        <w:rPr>
          <w:rFonts w:ascii="Arial" w:hAnsi="Arial"/>
          <w:sz w:val="23"/>
          <w:szCs w:val="23"/>
        </w:rPr>
        <w:t>fasta</w:t>
      </w:r>
      <w:proofErr w:type="spellEnd"/>
      <w:r w:rsidR="00286CD9" w:rsidRPr="00286CD9">
        <w:rPr>
          <w:rFonts w:ascii="Arial" w:hAnsi="Arial"/>
          <w:sz w:val="23"/>
          <w:szCs w:val="23"/>
        </w:rPr>
        <w:t xml:space="preserve"> file downloaded from IRD</w:t>
      </w:r>
    </w:p>
    <w:p w14:paraId="3D9DF11D" w14:textId="4AC6E9C3" w:rsidR="00DF497E" w:rsidRDefault="00605F0E" w:rsidP="00605F0E">
      <w:pPr>
        <w:pStyle w:val="ListParagraph"/>
        <w:numPr>
          <w:ilvl w:val="0"/>
          <w:numId w:val="1"/>
        </w:numPr>
        <w:rPr>
          <w:rFonts w:ascii="Arial" w:hAnsi="Arial"/>
          <w:sz w:val="23"/>
          <w:szCs w:val="23"/>
        </w:rPr>
      </w:pPr>
      <w:r w:rsidRPr="00286CD9">
        <w:rPr>
          <w:rFonts w:ascii="Arial" w:hAnsi="Arial"/>
          <w:sz w:val="23"/>
          <w:szCs w:val="23"/>
        </w:rPr>
        <w:t xml:space="preserve">Ensure all nucleotides are DNA </w:t>
      </w:r>
      <w:r w:rsidR="00314CD7" w:rsidRPr="00286CD9">
        <w:rPr>
          <w:rFonts w:ascii="Arial" w:hAnsi="Arial"/>
          <w:sz w:val="23"/>
          <w:szCs w:val="23"/>
        </w:rPr>
        <w:t>(PAUP</w:t>
      </w:r>
      <w:r w:rsidRPr="00286CD9">
        <w:rPr>
          <w:rFonts w:ascii="Arial" w:hAnsi="Arial"/>
          <w:sz w:val="23"/>
          <w:szCs w:val="23"/>
        </w:rPr>
        <w:t xml:space="preserve"> does not like ‘U’ </w:t>
      </w:r>
      <w:proofErr w:type="spellStart"/>
      <w:r w:rsidRPr="00286CD9">
        <w:rPr>
          <w:rFonts w:ascii="Arial" w:hAnsi="Arial"/>
          <w:sz w:val="23"/>
          <w:szCs w:val="23"/>
        </w:rPr>
        <w:t>ie</w:t>
      </w:r>
      <w:proofErr w:type="spellEnd"/>
      <w:r w:rsidRPr="00286CD9">
        <w:rPr>
          <w:rFonts w:ascii="Arial" w:hAnsi="Arial"/>
          <w:sz w:val="23"/>
          <w:szCs w:val="23"/>
        </w:rPr>
        <w:t>. uracil</w:t>
      </w:r>
      <w:r w:rsidR="00CB24E1" w:rsidRPr="00286CD9">
        <w:rPr>
          <w:rFonts w:ascii="Arial" w:hAnsi="Arial"/>
          <w:sz w:val="23"/>
          <w:szCs w:val="23"/>
        </w:rPr>
        <w:t>)</w:t>
      </w:r>
      <w:r w:rsidRPr="00286CD9">
        <w:rPr>
          <w:rFonts w:ascii="Arial" w:hAnsi="Arial"/>
          <w:sz w:val="23"/>
          <w:szCs w:val="23"/>
        </w:rPr>
        <w:t>. Select any RNA sequences and click</w:t>
      </w:r>
      <w:r w:rsidR="00CB24E1" w:rsidRPr="00286CD9">
        <w:rPr>
          <w:rFonts w:ascii="Arial" w:hAnsi="Arial"/>
          <w:sz w:val="23"/>
          <w:szCs w:val="23"/>
        </w:rPr>
        <w:t xml:space="preserve"> ‘Convert between RNA and DNA’</w:t>
      </w:r>
    </w:p>
    <w:p w14:paraId="126C1016" w14:textId="56B1E57F" w:rsidR="002B6E4B" w:rsidRPr="00286CD9" w:rsidRDefault="002B6E4B" w:rsidP="00605F0E">
      <w:pPr>
        <w:pStyle w:val="ListParagraph"/>
        <w:numPr>
          <w:ilvl w:val="0"/>
          <w:numId w:val="1"/>
        </w:numPr>
        <w:rPr>
          <w:rFonts w:ascii="Arial" w:hAnsi="Arial"/>
          <w:sz w:val="23"/>
          <w:szCs w:val="23"/>
        </w:rPr>
      </w:pPr>
      <w:r>
        <w:rPr>
          <w:rFonts w:ascii="Arial" w:hAnsi="Arial"/>
          <w:sz w:val="23"/>
          <w:szCs w:val="23"/>
        </w:rPr>
        <w:t>Remove any sequences less than 1000bp</w:t>
      </w:r>
    </w:p>
    <w:p w14:paraId="3C447D22" w14:textId="77777777" w:rsidR="00605F0E" w:rsidRPr="00286CD9" w:rsidRDefault="00605F0E" w:rsidP="00605F0E">
      <w:pPr>
        <w:pStyle w:val="ListParagraph"/>
        <w:numPr>
          <w:ilvl w:val="0"/>
          <w:numId w:val="1"/>
        </w:numPr>
        <w:rPr>
          <w:rFonts w:ascii="Arial" w:hAnsi="Arial"/>
          <w:sz w:val="23"/>
          <w:szCs w:val="23"/>
        </w:rPr>
      </w:pPr>
      <w:r w:rsidRPr="00286CD9">
        <w:rPr>
          <w:rFonts w:ascii="Arial" w:hAnsi="Arial"/>
          <w:sz w:val="23"/>
          <w:szCs w:val="23"/>
        </w:rPr>
        <w:t>Run an alignment using MUSCLE with settings ‘Terminal gaps: half’ (everything else is default settings).</w:t>
      </w:r>
    </w:p>
    <w:p w14:paraId="3B67AB91" w14:textId="1D1EBB75" w:rsidR="00CF3D4D" w:rsidRPr="00ED2931" w:rsidRDefault="00CF3D4D" w:rsidP="00605F0E">
      <w:pPr>
        <w:pStyle w:val="ListParagraph"/>
        <w:numPr>
          <w:ilvl w:val="0"/>
          <w:numId w:val="1"/>
        </w:numPr>
        <w:rPr>
          <w:rFonts w:ascii="Arial" w:hAnsi="Arial"/>
          <w:sz w:val="23"/>
          <w:szCs w:val="23"/>
        </w:rPr>
      </w:pPr>
      <w:r>
        <w:rPr>
          <w:rFonts w:ascii="Arial" w:hAnsi="Arial"/>
          <w:sz w:val="23"/>
          <w:szCs w:val="23"/>
        </w:rPr>
        <w:t xml:space="preserve">On the Display side panel click Translation (Frame 1). Trim off any sequence before the start codon. </w:t>
      </w:r>
      <w:r w:rsidRPr="00F26A44">
        <w:rPr>
          <w:rFonts w:ascii="Arial" w:eastAsia="Times New Roman" w:hAnsi="Arial" w:cs="Arial"/>
          <w:sz w:val="23"/>
          <w:szCs w:val="23"/>
        </w:rPr>
        <w:t xml:space="preserve">Translation usually begins with an ATG which specifies the amino acid methionine; the next triplet, </w:t>
      </w:r>
      <w:r>
        <w:rPr>
          <w:rFonts w:ascii="Arial" w:eastAsia="Times New Roman" w:hAnsi="Arial" w:cs="Arial"/>
          <w:sz w:val="23"/>
          <w:szCs w:val="23"/>
        </w:rPr>
        <w:t>GAT</w:t>
      </w:r>
      <w:r w:rsidRPr="00F26A44">
        <w:rPr>
          <w:rFonts w:ascii="Arial" w:eastAsia="Times New Roman" w:hAnsi="Arial" w:cs="Arial"/>
          <w:sz w:val="23"/>
          <w:szCs w:val="23"/>
        </w:rPr>
        <w:t>, specifies aspartic acid, and so on</w:t>
      </w:r>
      <w:r w:rsidR="00ED2931">
        <w:rPr>
          <w:rFonts w:ascii="Arial" w:eastAsia="Times New Roman" w:hAnsi="Arial" w:cs="Arial"/>
          <w:sz w:val="23"/>
          <w:szCs w:val="23"/>
        </w:rPr>
        <w:t>.</w:t>
      </w:r>
    </w:p>
    <w:p w14:paraId="6F655299" w14:textId="7DB28D1D" w:rsidR="00ED2931" w:rsidRPr="00CF3D4D" w:rsidRDefault="00ED2931" w:rsidP="00605F0E">
      <w:pPr>
        <w:pStyle w:val="ListParagraph"/>
        <w:numPr>
          <w:ilvl w:val="0"/>
          <w:numId w:val="1"/>
        </w:numPr>
        <w:rPr>
          <w:rFonts w:ascii="Arial" w:hAnsi="Arial"/>
          <w:sz w:val="23"/>
          <w:szCs w:val="23"/>
        </w:rPr>
      </w:pPr>
      <w:r>
        <w:rPr>
          <w:rFonts w:ascii="Arial" w:eastAsia="Times New Roman" w:hAnsi="Arial" w:cs="Arial"/>
          <w:sz w:val="23"/>
          <w:szCs w:val="23"/>
        </w:rPr>
        <w:t>Trouble segments: NS and M because they have overlapping reading frames. For M: translate according to Frame 1 to find start codon. To find stop codon, translate to Frame 2.</w:t>
      </w:r>
    </w:p>
    <w:p w14:paraId="50091065" w14:textId="279676F5" w:rsidR="00286CD9" w:rsidRPr="00286CD9" w:rsidRDefault="00605F0E" w:rsidP="00605F0E">
      <w:pPr>
        <w:pStyle w:val="ListParagraph"/>
        <w:numPr>
          <w:ilvl w:val="0"/>
          <w:numId w:val="1"/>
        </w:numPr>
        <w:rPr>
          <w:rFonts w:ascii="Arial" w:hAnsi="Arial"/>
          <w:sz w:val="23"/>
          <w:szCs w:val="23"/>
        </w:rPr>
      </w:pPr>
      <w:r w:rsidRPr="00286CD9">
        <w:rPr>
          <w:rFonts w:ascii="Arial" w:hAnsi="Arial"/>
          <w:sz w:val="23"/>
          <w:szCs w:val="23"/>
        </w:rPr>
        <w:t xml:space="preserve">Check for </w:t>
      </w:r>
      <w:proofErr w:type="spellStart"/>
      <w:r w:rsidRPr="00286CD9">
        <w:rPr>
          <w:rFonts w:ascii="Arial" w:hAnsi="Arial"/>
          <w:sz w:val="23"/>
          <w:szCs w:val="23"/>
        </w:rPr>
        <w:t>indels</w:t>
      </w:r>
      <w:proofErr w:type="spellEnd"/>
      <w:r w:rsidR="00286CD9" w:rsidRPr="00286CD9">
        <w:rPr>
          <w:rFonts w:ascii="Arial" w:hAnsi="Arial"/>
          <w:sz w:val="23"/>
          <w:szCs w:val="23"/>
        </w:rPr>
        <w:t xml:space="preserve"> in the consensus sequence</w:t>
      </w:r>
      <w:r w:rsidRPr="00286CD9">
        <w:rPr>
          <w:rFonts w:ascii="Arial" w:hAnsi="Arial"/>
          <w:sz w:val="23"/>
          <w:szCs w:val="23"/>
        </w:rPr>
        <w:t xml:space="preserve">. In coding regions of the genome, unless the length of an </w:t>
      </w:r>
      <w:proofErr w:type="spellStart"/>
      <w:r w:rsidRPr="00286CD9">
        <w:rPr>
          <w:rFonts w:ascii="Arial" w:hAnsi="Arial"/>
          <w:sz w:val="23"/>
          <w:szCs w:val="23"/>
        </w:rPr>
        <w:t>indel</w:t>
      </w:r>
      <w:proofErr w:type="spellEnd"/>
      <w:r w:rsidRPr="00286CD9">
        <w:rPr>
          <w:rFonts w:ascii="Arial" w:hAnsi="Arial"/>
          <w:sz w:val="23"/>
          <w:szCs w:val="23"/>
        </w:rPr>
        <w:t xml:space="preserve"> is a multiple of 3, </w:t>
      </w:r>
      <w:r w:rsidR="00286CD9" w:rsidRPr="00286CD9">
        <w:rPr>
          <w:rFonts w:ascii="Arial" w:hAnsi="Arial"/>
          <w:sz w:val="23"/>
          <w:szCs w:val="23"/>
        </w:rPr>
        <w:t xml:space="preserve">a </w:t>
      </w:r>
      <w:proofErr w:type="spellStart"/>
      <w:r w:rsidRPr="00286CD9">
        <w:rPr>
          <w:rFonts w:ascii="Arial" w:hAnsi="Arial"/>
          <w:sz w:val="23"/>
          <w:szCs w:val="23"/>
        </w:rPr>
        <w:t>frameshift</w:t>
      </w:r>
      <w:proofErr w:type="spellEnd"/>
      <w:r w:rsidRPr="00286CD9">
        <w:rPr>
          <w:rFonts w:ascii="Arial" w:hAnsi="Arial"/>
          <w:sz w:val="23"/>
          <w:szCs w:val="23"/>
        </w:rPr>
        <w:t xml:space="preserve"> mutation</w:t>
      </w:r>
      <w:r w:rsidR="00286CD9" w:rsidRPr="00286CD9">
        <w:rPr>
          <w:rFonts w:ascii="Arial" w:hAnsi="Arial"/>
          <w:sz w:val="23"/>
          <w:szCs w:val="23"/>
        </w:rPr>
        <w:t xml:space="preserve"> will occur</w:t>
      </w:r>
      <w:r w:rsidRPr="00286CD9">
        <w:rPr>
          <w:rFonts w:ascii="Arial" w:hAnsi="Arial"/>
          <w:sz w:val="23"/>
          <w:szCs w:val="23"/>
        </w:rPr>
        <w:t xml:space="preserve">. Knowing that </w:t>
      </w:r>
      <w:proofErr w:type="spellStart"/>
      <w:r w:rsidR="00286CD9" w:rsidRPr="00286CD9">
        <w:rPr>
          <w:rFonts w:ascii="Arial" w:hAnsi="Arial"/>
          <w:sz w:val="23"/>
          <w:szCs w:val="23"/>
        </w:rPr>
        <w:t>frameshift</w:t>
      </w:r>
      <w:proofErr w:type="spellEnd"/>
      <w:r w:rsidR="00286CD9" w:rsidRPr="00286CD9">
        <w:rPr>
          <w:rFonts w:ascii="Arial" w:hAnsi="Arial"/>
          <w:sz w:val="23"/>
          <w:szCs w:val="23"/>
        </w:rPr>
        <w:t xml:space="preserve"> mutations are deleterious for the virus, we can assume that </w:t>
      </w:r>
      <w:proofErr w:type="spellStart"/>
      <w:r w:rsidR="00286CD9" w:rsidRPr="00286CD9">
        <w:rPr>
          <w:rFonts w:ascii="Arial" w:hAnsi="Arial"/>
          <w:sz w:val="23"/>
          <w:szCs w:val="23"/>
        </w:rPr>
        <w:t>indels</w:t>
      </w:r>
      <w:proofErr w:type="spellEnd"/>
      <w:r w:rsidR="00286CD9" w:rsidRPr="00286CD9">
        <w:rPr>
          <w:rFonts w:ascii="Arial" w:hAnsi="Arial"/>
          <w:sz w:val="23"/>
          <w:szCs w:val="23"/>
        </w:rPr>
        <w:t xml:space="preserve"> 1-2 nucleotides </w:t>
      </w:r>
      <w:r w:rsidR="00597055">
        <w:rPr>
          <w:rFonts w:ascii="Arial" w:hAnsi="Arial"/>
          <w:sz w:val="23"/>
          <w:szCs w:val="23"/>
        </w:rPr>
        <w:t xml:space="preserve">or &gt; 3 </w:t>
      </w:r>
      <w:proofErr w:type="spellStart"/>
      <w:r w:rsidR="00597055">
        <w:rPr>
          <w:rFonts w:ascii="Arial" w:hAnsi="Arial"/>
          <w:sz w:val="23"/>
          <w:szCs w:val="23"/>
        </w:rPr>
        <w:t>nts</w:t>
      </w:r>
      <w:proofErr w:type="spellEnd"/>
      <w:r w:rsidR="00597055">
        <w:rPr>
          <w:rFonts w:ascii="Arial" w:hAnsi="Arial"/>
          <w:sz w:val="23"/>
          <w:szCs w:val="23"/>
        </w:rPr>
        <w:t xml:space="preserve"> </w:t>
      </w:r>
      <w:r w:rsidR="00286CD9" w:rsidRPr="00286CD9">
        <w:rPr>
          <w:rFonts w:ascii="Arial" w:hAnsi="Arial"/>
          <w:sz w:val="23"/>
          <w:szCs w:val="23"/>
        </w:rPr>
        <w:t xml:space="preserve">in length are a result of </w:t>
      </w:r>
      <w:proofErr w:type="spellStart"/>
      <w:r w:rsidR="00286CD9" w:rsidRPr="00286CD9">
        <w:rPr>
          <w:rFonts w:ascii="Arial" w:hAnsi="Arial"/>
          <w:sz w:val="23"/>
          <w:szCs w:val="23"/>
        </w:rPr>
        <w:t>i</w:t>
      </w:r>
      <w:proofErr w:type="spellEnd"/>
      <w:r w:rsidR="00286CD9" w:rsidRPr="00286CD9">
        <w:rPr>
          <w:rFonts w:ascii="Arial" w:hAnsi="Arial"/>
          <w:sz w:val="23"/>
          <w:szCs w:val="23"/>
        </w:rPr>
        <w:t xml:space="preserve">) sequencing </w:t>
      </w:r>
      <w:proofErr w:type="spellStart"/>
      <w:r w:rsidR="00286CD9" w:rsidRPr="00286CD9">
        <w:rPr>
          <w:rFonts w:ascii="Arial" w:hAnsi="Arial"/>
          <w:sz w:val="23"/>
          <w:szCs w:val="23"/>
        </w:rPr>
        <w:t>artifacts</w:t>
      </w:r>
      <w:proofErr w:type="spellEnd"/>
      <w:r w:rsidR="00286CD9" w:rsidRPr="00286CD9">
        <w:rPr>
          <w:rFonts w:ascii="Arial" w:hAnsi="Arial"/>
          <w:sz w:val="23"/>
          <w:szCs w:val="23"/>
        </w:rPr>
        <w:t xml:space="preserve"> or ii) poor </w:t>
      </w:r>
      <w:r w:rsidR="00CB177A">
        <w:rPr>
          <w:rFonts w:ascii="Arial" w:hAnsi="Arial"/>
          <w:sz w:val="23"/>
          <w:szCs w:val="23"/>
        </w:rPr>
        <w:t>alignments by alignment program</w:t>
      </w:r>
      <w:r w:rsidR="00286CD9">
        <w:rPr>
          <w:rFonts w:ascii="Arial" w:hAnsi="Arial"/>
          <w:sz w:val="23"/>
          <w:szCs w:val="23"/>
        </w:rPr>
        <w:t>.</w:t>
      </w:r>
    </w:p>
    <w:p w14:paraId="79A65952" w14:textId="21BD7E53" w:rsidR="00286CD9" w:rsidRDefault="00605F0E" w:rsidP="00286CD9">
      <w:pPr>
        <w:pStyle w:val="ListParagraph"/>
        <w:numPr>
          <w:ilvl w:val="0"/>
          <w:numId w:val="1"/>
        </w:numPr>
        <w:rPr>
          <w:rFonts w:ascii="Arial" w:hAnsi="Arial"/>
          <w:sz w:val="23"/>
          <w:szCs w:val="23"/>
        </w:rPr>
      </w:pPr>
      <w:r w:rsidRPr="00286CD9">
        <w:rPr>
          <w:rFonts w:ascii="Arial" w:hAnsi="Arial"/>
          <w:sz w:val="23"/>
          <w:szCs w:val="23"/>
        </w:rPr>
        <w:t>R</w:t>
      </w:r>
      <w:r w:rsidR="00CB24E1" w:rsidRPr="00286CD9">
        <w:rPr>
          <w:rFonts w:ascii="Arial" w:hAnsi="Arial"/>
          <w:sz w:val="23"/>
          <w:szCs w:val="23"/>
        </w:rPr>
        <w:t xml:space="preserve">emove </w:t>
      </w:r>
      <w:r w:rsidR="009646B3">
        <w:rPr>
          <w:rFonts w:ascii="Arial" w:hAnsi="Arial"/>
          <w:sz w:val="23"/>
          <w:szCs w:val="23"/>
        </w:rPr>
        <w:t>entire</w:t>
      </w:r>
      <w:r w:rsidRPr="00286CD9">
        <w:rPr>
          <w:rFonts w:ascii="Arial" w:hAnsi="Arial"/>
          <w:sz w:val="23"/>
          <w:szCs w:val="23"/>
        </w:rPr>
        <w:t xml:space="preserve"> </w:t>
      </w:r>
      <w:r w:rsidR="00CB24E1" w:rsidRPr="00286CD9">
        <w:rPr>
          <w:rFonts w:ascii="Arial" w:hAnsi="Arial"/>
          <w:sz w:val="23"/>
          <w:szCs w:val="23"/>
        </w:rPr>
        <w:t xml:space="preserve">sequences </w:t>
      </w:r>
      <w:r w:rsidR="00724F97" w:rsidRPr="00286CD9">
        <w:rPr>
          <w:rFonts w:ascii="Arial" w:hAnsi="Arial"/>
          <w:sz w:val="23"/>
          <w:szCs w:val="23"/>
        </w:rPr>
        <w:t>that contain</w:t>
      </w:r>
      <w:r w:rsidR="00CB24E1" w:rsidRPr="00286CD9">
        <w:rPr>
          <w:rFonts w:ascii="Arial" w:hAnsi="Arial"/>
          <w:sz w:val="23"/>
          <w:szCs w:val="23"/>
        </w:rPr>
        <w:t xml:space="preserve"> </w:t>
      </w:r>
      <w:proofErr w:type="spellStart"/>
      <w:r w:rsidR="00CB24E1" w:rsidRPr="00286CD9">
        <w:rPr>
          <w:rFonts w:ascii="Arial" w:hAnsi="Arial"/>
          <w:sz w:val="23"/>
          <w:szCs w:val="23"/>
        </w:rPr>
        <w:t>indels</w:t>
      </w:r>
      <w:proofErr w:type="spellEnd"/>
      <w:r w:rsidR="00CB24E1" w:rsidRPr="00286CD9">
        <w:rPr>
          <w:rFonts w:ascii="Arial" w:hAnsi="Arial"/>
          <w:sz w:val="23"/>
          <w:szCs w:val="23"/>
        </w:rPr>
        <w:t xml:space="preserve"> (</w:t>
      </w:r>
      <w:proofErr w:type="spellStart"/>
      <w:r w:rsidR="00CB24E1" w:rsidRPr="00286CD9">
        <w:rPr>
          <w:rFonts w:ascii="Arial" w:hAnsi="Arial"/>
          <w:sz w:val="23"/>
          <w:szCs w:val="23"/>
        </w:rPr>
        <w:t>ie</w:t>
      </w:r>
      <w:proofErr w:type="spellEnd"/>
      <w:r w:rsidR="00CB24E1" w:rsidRPr="00286CD9">
        <w:rPr>
          <w:rFonts w:ascii="Arial" w:hAnsi="Arial"/>
          <w:sz w:val="23"/>
          <w:szCs w:val="23"/>
        </w:rPr>
        <w:t>. gap</w:t>
      </w:r>
      <w:r w:rsidR="00286CD9">
        <w:rPr>
          <w:rFonts w:ascii="Arial" w:hAnsi="Arial"/>
          <w:sz w:val="23"/>
          <w:szCs w:val="23"/>
        </w:rPr>
        <w:t>s of 1-2 in consensus sequence)</w:t>
      </w:r>
    </w:p>
    <w:p w14:paraId="39D654B1" w14:textId="20C46208" w:rsidR="00F26A44" w:rsidRDefault="00F26A44" w:rsidP="00286CD9">
      <w:pPr>
        <w:pStyle w:val="ListParagraph"/>
        <w:numPr>
          <w:ilvl w:val="0"/>
          <w:numId w:val="1"/>
        </w:numPr>
        <w:rPr>
          <w:rFonts w:ascii="Arial" w:hAnsi="Arial"/>
          <w:sz w:val="23"/>
          <w:szCs w:val="23"/>
        </w:rPr>
      </w:pPr>
      <w:r>
        <w:rPr>
          <w:rFonts w:ascii="Arial" w:hAnsi="Arial"/>
          <w:sz w:val="23"/>
          <w:szCs w:val="23"/>
        </w:rPr>
        <w:t>Export alignment in nexus format</w:t>
      </w:r>
      <w:r w:rsidR="00890980">
        <w:rPr>
          <w:rFonts w:ascii="Arial" w:hAnsi="Arial"/>
          <w:sz w:val="23"/>
          <w:szCs w:val="23"/>
        </w:rPr>
        <w:t xml:space="preserve"> with interleaved format</w:t>
      </w:r>
    </w:p>
    <w:p w14:paraId="3145F7CD" w14:textId="0DDA6AAA" w:rsidR="00CB177A" w:rsidRDefault="002D2E96" w:rsidP="00CB177A">
      <w:pPr>
        <w:pStyle w:val="ListParagraph"/>
        <w:rPr>
          <w:rFonts w:ascii="Arial" w:hAnsi="Arial"/>
          <w:sz w:val="23"/>
          <w:szCs w:val="23"/>
        </w:rPr>
      </w:pPr>
      <w:r>
        <w:rPr>
          <w:rFonts w:ascii="Arial" w:hAnsi="Arial"/>
          <w:noProof/>
          <w:sz w:val="23"/>
          <w:szCs w:val="23"/>
          <w:lang w:val="en-US"/>
        </w:rPr>
        <w:drawing>
          <wp:anchor distT="0" distB="0" distL="114300" distR="114300" simplePos="0" relativeHeight="251659264" behindDoc="0" locked="0" layoutInCell="1" allowOverlap="1" wp14:anchorId="0F1D7DB5" wp14:editId="0F3AB096">
            <wp:simplePos x="0" y="0"/>
            <wp:positionH relativeFrom="column">
              <wp:posOffset>4343400</wp:posOffset>
            </wp:positionH>
            <wp:positionV relativeFrom="paragraph">
              <wp:posOffset>126365</wp:posOffset>
            </wp:positionV>
            <wp:extent cx="2138680" cy="1978025"/>
            <wp:effectExtent l="0" t="0" r="0" b="3175"/>
            <wp:wrapSquare wrapText="bothSides"/>
            <wp:docPr id="3" name="Picture 3" descr="Macintosh HD:Users:Nic:Desktop:Screen Shot 2013-10-14 at 10.1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Desktop:Screen Shot 2013-10-14 at 10.16.2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8680" cy="197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2FE13" w14:textId="20B0EEFF" w:rsidR="00CB177A" w:rsidRPr="00CB177A" w:rsidRDefault="00CB177A" w:rsidP="00CB177A">
      <w:pPr>
        <w:rPr>
          <w:rFonts w:ascii="Arial" w:hAnsi="Arial"/>
          <w:b/>
          <w:sz w:val="23"/>
          <w:szCs w:val="23"/>
        </w:rPr>
      </w:pPr>
      <w:r w:rsidRPr="00CB177A">
        <w:rPr>
          <w:rFonts w:ascii="Arial" w:hAnsi="Arial"/>
          <w:b/>
          <w:sz w:val="23"/>
          <w:szCs w:val="23"/>
        </w:rPr>
        <w:t>PAUP</w:t>
      </w:r>
      <w:r w:rsidR="00890980">
        <w:rPr>
          <w:rFonts w:ascii="Arial" w:hAnsi="Arial"/>
          <w:b/>
          <w:sz w:val="23"/>
          <w:szCs w:val="23"/>
        </w:rPr>
        <w:t>*</w:t>
      </w:r>
      <w:r w:rsidR="00BE6BB9">
        <w:rPr>
          <w:rFonts w:ascii="Arial" w:hAnsi="Arial"/>
          <w:b/>
          <w:sz w:val="23"/>
          <w:szCs w:val="23"/>
        </w:rPr>
        <w:t>…</w:t>
      </w:r>
    </w:p>
    <w:p w14:paraId="5C32B26D" w14:textId="25216989" w:rsidR="0064536D" w:rsidRDefault="008665FC" w:rsidP="00DF497E">
      <w:pPr>
        <w:pStyle w:val="ListParagraph"/>
        <w:numPr>
          <w:ilvl w:val="0"/>
          <w:numId w:val="1"/>
        </w:numPr>
        <w:rPr>
          <w:rFonts w:ascii="Arial" w:hAnsi="Arial"/>
          <w:sz w:val="23"/>
          <w:szCs w:val="23"/>
        </w:rPr>
      </w:pPr>
      <w:r>
        <w:rPr>
          <w:rFonts w:ascii="Arial" w:hAnsi="Arial"/>
          <w:sz w:val="23"/>
          <w:szCs w:val="23"/>
        </w:rPr>
        <w:t>File &gt; Log Output to D</w:t>
      </w:r>
      <w:r w:rsidR="0064536D">
        <w:rPr>
          <w:rFonts w:ascii="Arial" w:hAnsi="Arial"/>
          <w:sz w:val="23"/>
          <w:szCs w:val="23"/>
        </w:rPr>
        <w:t>isk</w:t>
      </w:r>
      <w:r>
        <w:rPr>
          <w:rFonts w:ascii="Arial" w:hAnsi="Arial"/>
          <w:sz w:val="23"/>
          <w:szCs w:val="23"/>
        </w:rPr>
        <w:t>. Important to keep a record of all steps you took to build tree.</w:t>
      </w:r>
      <w:r w:rsidR="002E591D">
        <w:rPr>
          <w:rFonts w:ascii="Arial" w:hAnsi="Arial"/>
          <w:sz w:val="23"/>
          <w:szCs w:val="23"/>
        </w:rPr>
        <w:t xml:space="preserve"> </w:t>
      </w:r>
      <w:r w:rsidR="009F69EB">
        <w:rPr>
          <w:rFonts w:ascii="Arial" w:hAnsi="Arial"/>
          <w:sz w:val="23"/>
          <w:szCs w:val="23"/>
        </w:rPr>
        <w:t>Tick box for ‘Include contents of display buffer in log file’. Open the log file.</w:t>
      </w:r>
    </w:p>
    <w:p w14:paraId="4618BCE3" w14:textId="0F0DE1AB" w:rsidR="002D3CF9" w:rsidRDefault="00D12EF8" w:rsidP="002D3CF9">
      <w:pPr>
        <w:pStyle w:val="ListParagraph"/>
        <w:numPr>
          <w:ilvl w:val="0"/>
          <w:numId w:val="1"/>
        </w:numPr>
        <w:rPr>
          <w:rFonts w:ascii="Arial" w:hAnsi="Arial"/>
          <w:sz w:val="23"/>
          <w:szCs w:val="23"/>
        </w:rPr>
      </w:pPr>
      <w:r>
        <w:rPr>
          <w:rFonts w:ascii="Arial" w:hAnsi="Arial"/>
          <w:sz w:val="23"/>
          <w:szCs w:val="23"/>
        </w:rPr>
        <w:t xml:space="preserve">File &gt; </w:t>
      </w:r>
      <w:r w:rsidR="00CB177A">
        <w:rPr>
          <w:rFonts w:ascii="Arial" w:hAnsi="Arial"/>
          <w:sz w:val="23"/>
          <w:szCs w:val="23"/>
        </w:rPr>
        <w:t>Open</w:t>
      </w:r>
      <w:r w:rsidR="00DF497E" w:rsidRPr="00286CD9">
        <w:rPr>
          <w:rFonts w:ascii="Arial" w:hAnsi="Arial"/>
          <w:sz w:val="23"/>
          <w:szCs w:val="23"/>
        </w:rPr>
        <w:t xml:space="preserve"> </w:t>
      </w:r>
      <w:r w:rsidR="004A5F83">
        <w:rPr>
          <w:rFonts w:ascii="Arial" w:hAnsi="Arial"/>
          <w:sz w:val="23"/>
          <w:szCs w:val="23"/>
        </w:rPr>
        <w:t>and</w:t>
      </w:r>
      <w:r w:rsidR="00CB177A">
        <w:rPr>
          <w:rFonts w:ascii="Arial" w:hAnsi="Arial"/>
          <w:sz w:val="23"/>
          <w:szCs w:val="23"/>
        </w:rPr>
        <w:t xml:space="preserve"> </w:t>
      </w:r>
      <w:r>
        <w:rPr>
          <w:rFonts w:ascii="Arial" w:hAnsi="Arial"/>
          <w:sz w:val="23"/>
          <w:szCs w:val="23"/>
        </w:rPr>
        <w:t xml:space="preserve">browse to nexus file. </w:t>
      </w:r>
      <w:r w:rsidR="00CB177A">
        <w:rPr>
          <w:rFonts w:ascii="Arial" w:hAnsi="Arial"/>
          <w:sz w:val="23"/>
          <w:szCs w:val="23"/>
        </w:rPr>
        <w:t xml:space="preserve">Ensure </w:t>
      </w:r>
      <w:r>
        <w:rPr>
          <w:rFonts w:ascii="Arial" w:hAnsi="Arial"/>
          <w:sz w:val="23"/>
          <w:szCs w:val="23"/>
        </w:rPr>
        <w:t>‘</w:t>
      </w:r>
      <w:r w:rsidR="00CB177A">
        <w:rPr>
          <w:rFonts w:ascii="Arial" w:hAnsi="Arial"/>
          <w:sz w:val="23"/>
          <w:szCs w:val="23"/>
        </w:rPr>
        <w:t>Initial Mode: Execute</w:t>
      </w:r>
      <w:r>
        <w:rPr>
          <w:rFonts w:ascii="Arial" w:hAnsi="Arial"/>
          <w:sz w:val="23"/>
          <w:szCs w:val="23"/>
        </w:rPr>
        <w:t>’</w:t>
      </w:r>
      <w:r w:rsidR="00890980">
        <w:rPr>
          <w:rFonts w:ascii="Arial" w:hAnsi="Arial"/>
          <w:sz w:val="23"/>
          <w:szCs w:val="23"/>
        </w:rPr>
        <w:t xml:space="preserve"> </w:t>
      </w:r>
      <w:r w:rsidR="002B6E4B">
        <w:rPr>
          <w:rFonts w:ascii="Arial" w:hAnsi="Arial"/>
          <w:sz w:val="23"/>
          <w:szCs w:val="23"/>
        </w:rPr>
        <w:t xml:space="preserve">option button is </w:t>
      </w:r>
      <w:r w:rsidR="002D3CF9">
        <w:rPr>
          <w:rFonts w:ascii="Arial" w:hAnsi="Arial"/>
          <w:sz w:val="23"/>
          <w:szCs w:val="23"/>
        </w:rPr>
        <w:t>on</w:t>
      </w:r>
      <w:r w:rsidR="002B6E4B">
        <w:rPr>
          <w:rFonts w:ascii="Arial" w:hAnsi="Arial"/>
          <w:sz w:val="23"/>
          <w:szCs w:val="23"/>
        </w:rPr>
        <w:t>.</w:t>
      </w:r>
    </w:p>
    <w:p w14:paraId="1504D4CF" w14:textId="1AD402EF" w:rsidR="00A66D9D" w:rsidRPr="002D3CF9" w:rsidRDefault="009646B3" w:rsidP="002D3CF9">
      <w:pPr>
        <w:pStyle w:val="ListParagraph"/>
        <w:numPr>
          <w:ilvl w:val="0"/>
          <w:numId w:val="1"/>
        </w:numPr>
        <w:rPr>
          <w:rFonts w:ascii="Arial" w:hAnsi="Arial"/>
          <w:sz w:val="23"/>
          <w:szCs w:val="23"/>
        </w:rPr>
      </w:pPr>
      <w:r>
        <w:rPr>
          <w:rFonts w:ascii="Arial" w:hAnsi="Arial"/>
          <w:sz w:val="23"/>
          <w:szCs w:val="23"/>
        </w:rPr>
        <w:t xml:space="preserve">PAUP </w:t>
      </w:r>
      <w:r w:rsidR="007E15AA">
        <w:rPr>
          <w:rFonts w:ascii="Arial" w:hAnsi="Arial"/>
          <w:sz w:val="23"/>
          <w:szCs w:val="23"/>
        </w:rPr>
        <w:t>is</w:t>
      </w:r>
      <w:r>
        <w:rPr>
          <w:rFonts w:ascii="Arial" w:hAnsi="Arial"/>
          <w:sz w:val="23"/>
          <w:szCs w:val="23"/>
        </w:rPr>
        <w:t xml:space="preserve"> fussy with syntax. </w:t>
      </w:r>
      <w:r w:rsidR="00A66D9D">
        <w:rPr>
          <w:rFonts w:ascii="Arial" w:hAnsi="Arial"/>
          <w:sz w:val="23"/>
          <w:szCs w:val="23"/>
        </w:rPr>
        <w:t xml:space="preserve">You may need to clean up your nexus file in </w:t>
      </w:r>
      <w:proofErr w:type="spellStart"/>
      <w:r w:rsidR="00A66D9D">
        <w:rPr>
          <w:rFonts w:ascii="Arial" w:hAnsi="Arial"/>
          <w:sz w:val="23"/>
          <w:szCs w:val="23"/>
        </w:rPr>
        <w:t>TextWrangler</w:t>
      </w:r>
      <w:proofErr w:type="spellEnd"/>
      <w:r w:rsidR="00A66D9D">
        <w:rPr>
          <w:rFonts w:ascii="Arial" w:hAnsi="Arial"/>
          <w:sz w:val="23"/>
          <w:szCs w:val="23"/>
        </w:rPr>
        <w:t xml:space="preserve">. </w:t>
      </w:r>
      <w:r w:rsidR="00471E95">
        <w:rPr>
          <w:rFonts w:ascii="Arial" w:hAnsi="Arial"/>
          <w:sz w:val="23"/>
          <w:szCs w:val="23"/>
        </w:rPr>
        <w:t xml:space="preserve">Escape any commas </w:t>
      </w:r>
      <w:r>
        <w:rPr>
          <w:rFonts w:ascii="Arial" w:hAnsi="Arial"/>
          <w:sz w:val="23"/>
          <w:szCs w:val="23"/>
        </w:rPr>
        <w:t>(‘)</w:t>
      </w:r>
      <w:r w:rsidR="007E15AA">
        <w:rPr>
          <w:rFonts w:ascii="Arial" w:hAnsi="Arial"/>
          <w:sz w:val="23"/>
          <w:szCs w:val="23"/>
        </w:rPr>
        <w:t xml:space="preserve"> </w:t>
      </w:r>
      <w:proofErr w:type="spellStart"/>
      <w:r w:rsidR="007E15AA">
        <w:rPr>
          <w:rFonts w:ascii="Arial" w:hAnsi="Arial"/>
          <w:sz w:val="23"/>
          <w:szCs w:val="23"/>
        </w:rPr>
        <w:t>ie</w:t>
      </w:r>
      <w:proofErr w:type="spellEnd"/>
      <w:r w:rsidR="007E15AA">
        <w:rPr>
          <w:rFonts w:ascii="Arial" w:hAnsi="Arial"/>
          <w:sz w:val="23"/>
          <w:szCs w:val="23"/>
        </w:rPr>
        <w:t xml:space="preserve">. </w:t>
      </w:r>
      <w:proofErr w:type="spellStart"/>
      <w:r w:rsidR="007E15AA">
        <w:rPr>
          <w:rFonts w:ascii="Arial" w:hAnsi="Arial"/>
          <w:sz w:val="23"/>
          <w:szCs w:val="23"/>
        </w:rPr>
        <w:t>Bewick’s</w:t>
      </w:r>
      <w:proofErr w:type="spellEnd"/>
      <w:r w:rsidR="007E15AA">
        <w:rPr>
          <w:rFonts w:ascii="Arial" w:hAnsi="Arial"/>
          <w:sz w:val="23"/>
          <w:szCs w:val="23"/>
        </w:rPr>
        <w:t xml:space="preserve"> swan was a troublemaker</w:t>
      </w:r>
      <w:r w:rsidR="00941F40">
        <w:rPr>
          <w:rFonts w:ascii="Arial" w:hAnsi="Arial"/>
          <w:sz w:val="23"/>
          <w:szCs w:val="23"/>
        </w:rPr>
        <w:t xml:space="preserve">. </w:t>
      </w:r>
      <w:r w:rsidR="00471E95">
        <w:rPr>
          <w:rFonts w:ascii="Arial" w:hAnsi="Arial"/>
          <w:sz w:val="23"/>
          <w:szCs w:val="23"/>
        </w:rPr>
        <w:t xml:space="preserve">So put (‘’). </w:t>
      </w:r>
      <w:r w:rsidR="00941F40">
        <w:rPr>
          <w:rFonts w:ascii="Arial" w:hAnsi="Arial"/>
          <w:sz w:val="23"/>
          <w:szCs w:val="23"/>
        </w:rPr>
        <w:t>Save.</w:t>
      </w:r>
    </w:p>
    <w:p w14:paraId="2B7BFBC8" w14:textId="77777777" w:rsidR="00BC7F2A" w:rsidRDefault="007E15AA" w:rsidP="00DF497E">
      <w:pPr>
        <w:pStyle w:val="ListParagraph"/>
        <w:numPr>
          <w:ilvl w:val="0"/>
          <w:numId w:val="1"/>
        </w:numPr>
        <w:rPr>
          <w:rFonts w:ascii="Arial" w:hAnsi="Arial" w:cs="Arial"/>
          <w:sz w:val="23"/>
          <w:szCs w:val="23"/>
        </w:rPr>
      </w:pPr>
      <w:r>
        <w:rPr>
          <w:rFonts w:ascii="Arial" w:hAnsi="Arial" w:cs="Arial"/>
          <w:sz w:val="23"/>
          <w:szCs w:val="23"/>
        </w:rPr>
        <w:t xml:space="preserve">Back to PAUP. </w:t>
      </w:r>
      <w:r w:rsidR="002B6E4B" w:rsidRPr="0064536D">
        <w:rPr>
          <w:rFonts w:ascii="Arial" w:hAnsi="Arial" w:cs="Arial"/>
          <w:sz w:val="23"/>
          <w:szCs w:val="23"/>
        </w:rPr>
        <w:t>Analysis &gt; Distance</w:t>
      </w:r>
      <w:r w:rsidR="0064536D" w:rsidRPr="0064536D">
        <w:rPr>
          <w:rFonts w:ascii="Arial" w:hAnsi="Arial" w:cs="Arial"/>
          <w:sz w:val="23"/>
          <w:szCs w:val="23"/>
        </w:rPr>
        <w:t xml:space="preserve">. </w:t>
      </w:r>
    </w:p>
    <w:p w14:paraId="4A1727A4" w14:textId="29B58154" w:rsidR="00DF497E" w:rsidRPr="0064536D" w:rsidRDefault="00BC7F2A" w:rsidP="00DF497E">
      <w:pPr>
        <w:pStyle w:val="ListParagraph"/>
        <w:numPr>
          <w:ilvl w:val="0"/>
          <w:numId w:val="1"/>
        </w:numPr>
        <w:rPr>
          <w:rFonts w:ascii="Arial" w:hAnsi="Arial" w:cs="Arial"/>
          <w:sz w:val="23"/>
          <w:szCs w:val="23"/>
        </w:rPr>
      </w:pPr>
      <w:r>
        <w:rPr>
          <w:rFonts w:ascii="Arial" w:hAnsi="Arial" w:cs="Arial"/>
          <w:sz w:val="23"/>
          <w:szCs w:val="23"/>
        </w:rPr>
        <w:lastRenderedPageBreak/>
        <w:t xml:space="preserve">Analysis &gt; Distance Settings. </w:t>
      </w:r>
      <w:r w:rsidR="0064536D" w:rsidRPr="0064536D">
        <w:rPr>
          <w:rFonts w:ascii="Arial" w:hAnsi="Arial" w:cs="Arial"/>
          <w:sz w:val="23"/>
          <w:szCs w:val="23"/>
        </w:rPr>
        <w:t>Choose HKY85 substitution model</w:t>
      </w:r>
      <w:r>
        <w:rPr>
          <w:rFonts w:ascii="Arial" w:hAnsi="Arial" w:cs="Arial"/>
          <w:sz w:val="23"/>
          <w:szCs w:val="23"/>
        </w:rPr>
        <w:t xml:space="preserve"> (Fig. 2)</w:t>
      </w:r>
      <w:r w:rsidR="0064536D" w:rsidRPr="0064536D">
        <w:rPr>
          <w:rFonts w:ascii="Arial" w:hAnsi="Arial" w:cs="Arial"/>
          <w:sz w:val="23"/>
          <w:szCs w:val="23"/>
        </w:rPr>
        <w:t xml:space="preserve">. This model </w:t>
      </w:r>
      <w:r w:rsidR="0064536D" w:rsidRPr="0064536D">
        <w:rPr>
          <w:rFonts w:ascii="Arial" w:eastAsia="Times New Roman" w:hAnsi="Arial" w:cs="Arial"/>
          <w:sz w:val="23"/>
          <w:szCs w:val="23"/>
        </w:rPr>
        <w:t xml:space="preserve">distinguishes between the rate of </w:t>
      </w:r>
      <w:hyperlink r:id="rId9" w:tooltip="Transition (genetics)" w:history="1">
        <w:r w:rsidR="0064536D" w:rsidRPr="0064536D">
          <w:rPr>
            <w:rStyle w:val="Hyperlink"/>
            <w:rFonts w:ascii="Arial" w:eastAsia="Times New Roman" w:hAnsi="Arial" w:cs="Arial"/>
            <w:color w:val="auto"/>
            <w:sz w:val="23"/>
            <w:szCs w:val="23"/>
            <w:u w:val="none"/>
          </w:rPr>
          <w:t>transitions</w:t>
        </w:r>
      </w:hyperlink>
      <w:r w:rsidR="0064536D" w:rsidRPr="0064536D">
        <w:rPr>
          <w:rFonts w:ascii="Arial" w:eastAsia="Times New Roman" w:hAnsi="Arial" w:cs="Arial"/>
          <w:sz w:val="23"/>
          <w:szCs w:val="23"/>
        </w:rPr>
        <w:t xml:space="preserve"> </w:t>
      </w:r>
      <w:r w:rsidR="002D3CF9">
        <w:rPr>
          <w:rFonts w:ascii="Arial" w:eastAsia="Times New Roman" w:hAnsi="Arial" w:cs="Arial"/>
          <w:sz w:val="23"/>
          <w:szCs w:val="23"/>
        </w:rPr>
        <w:t>&amp;</w:t>
      </w:r>
      <w:r w:rsidR="0064536D" w:rsidRPr="0064536D">
        <w:rPr>
          <w:rFonts w:ascii="Arial" w:eastAsia="Times New Roman" w:hAnsi="Arial" w:cs="Arial"/>
          <w:sz w:val="23"/>
          <w:szCs w:val="23"/>
        </w:rPr>
        <w:t xml:space="preserve"> </w:t>
      </w:r>
      <w:hyperlink r:id="rId10" w:tooltip="Transversion" w:history="1">
        <w:proofErr w:type="spellStart"/>
        <w:r w:rsidR="0064536D" w:rsidRPr="0064536D">
          <w:rPr>
            <w:rStyle w:val="Hyperlink"/>
            <w:rFonts w:ascii="Arial" w:eastAsia="Times New Roman" w:hAnsi="Arial" w:cs="Arial"/>
            <w:color w:val="auto"/>
            <w:sz w:val="23"/>
            <w:szCs w:val="23"/>
            <w:u w:val="none"/>
          </w:rPr>
          <w:t>transversions</w:t>
        </w:r>
        <w:proofErr w:type="spellEnd"/>
      </w:hyperlink>
      <w:r w:rsidR="0064536D" w:rsidRPr="0064536D">
        <w:rPr>
          <w:rFonts w:ascii="Arial" w:eastAsia="Times New Roman" w:hAnsi="Arial" w:cs="Arial"/>
          <w:sz w:val="23"/>
          <w:szCs w:val="23"/>
        </w:rPr>
        <w:t xml:space="preserve"> </w:t>
      </w:r>
      <w:r w:rsidR="002D3CF9">
        <w:rPr>
          <w:rFonts w:ascii="Arial" w:eastAsia="Times New Roman" w:hAnsi="Arial" w:cs="Arial"/>
          <w:sz w:val="23"/>
          <w:szCs w:val="23"/>
        </w:rPr>
        <w:t xml:space="preserve">(using the κ parameter) &amp; </w:t>
      </w:r>
      <w:r w:rsidR="0064536D" w:rsidRPr="0064536D">
        <w:rPr>
          <w:rFonts w:ascii="Arial" w:eastAsia="Times New Roman" w:hAnsi="Arial" w:cs="Arial"/>
          <w:sz w:val="23"/>
          <w:szCs w:val="23"/>
        </w:rPr>
        <w:t>allows unequal base frequencies.</w:t>
      </w:r>
    </w:p>
    <w:p w14:paraId="58CB55C2" w14:textId="67BCA6EF" w:rsidR="002B6E4B" w:rsidRDefault="002B6E4B" w:rsidP="00DF497E">
      <w:pPr>
        <w:pStyle w:val="ListParagraph"/>
        <w:numPr>
          <w:ilvl w:val="0"/>
          <w:numId w:val="1"/>
        </w:numPr>
        <w:rPr>
          <w:rFonts w:ascii="Arial" w:hAnsi="Arial"/>
          <w:sz w:val="23"/>
          <w:szCs w:val="23"/>
        </w:rPr>
      </w:pPr>
      <w:r>
        <w:rPr>
          <w:rFonts w:ascii="Arial" w:hAnsi="Arial"/>
          <w:sz w:val="23"/>
          <w:szCs w:val="23"/>
        </w:rPr>
        <w:t>Options &gt; Tree Drawing Optio</w:t>
      </w:r>
      <w:r w:rsidR="00BC7F2A">
        <w:rPr>
          <w:rFonts w:ascii="Arial" w:hAnsi="Arial"/>
          <w:sz w:val="23"/>
          <w:szCs w:val="23"/>
        </w:rPr>
        <w:t>ns. Select:  “</w:t>
      </w:r>
      <w:proofErr w:type="spellStart"/>
      <w:r w:rsidR="00BC7F2A">
        <w:rPr>
          <w:rFonts w:ascii="Arial" w:hAnsi="Arial"/>
          <w:sz w:val="23"/>
          <w:szCs w:val="23"/>
        </w:rPr>
        <w:t>Ladderize</w:t>
      </w:r>
      <w:proofErr w:type="spellEnd"/>
      <w:r w:rsidR="00BC7F2A">
        <w:rPr>
          <w:rFonts w:ascii="Arial" w:hAnsi="Arial"/>
          <w:sz w:val="23"/>
          <w:szCs w:val="23"/>
        </w:rPr>
        <w:t xml:space="preserve"> right” </w:t>
      </w:r>
      <w:r>
        <w:rPr>
          <w:rFonts w:ascii="Arial" w:hAnsi="Arial"/>
          <w:sz w:val="23"/>
          <w:szCs w:val="23"/>
        </w:rPr>
        <w:t>and “Never truncate taxon names”</w:t>
      </w:r>
    </w:p>
    <w:p w14:paraId="31E0D438" w14:textId="49041891" w:rsidR="002B6E4B" w:rsidRDefault="00941F40" w:rsidP="00DF497E">
      <w:pPr>
        <w:pStyle w:val="ListParagraph"/>
        <w:numPr>
          <w:ilvl w:val="0"/>
          <w:numId w:val="1"/>
        </w:numPr>
        <w:rPr>
          <w:rFonts w:ascii="Arial" w:hAnsi="Arial"/>
          <w:sz w:val="23"/>
          <w:szCs w:val="23"/>
        </w:rPr>
      </w:pPr>
      <w:r>
        <w:rPr>
          <w:rFonts w:ascii="Arial" w:hAnsi="Arial"/>
          <w:sz w:val="23"/>
          <w:szCs w:val="23"/>
        </w:rPr>
        <w:t>Options &gt; Rooting</w:t>
      </w:r>
      <w:r w:rsidR="002B6E4B">
        <w:rPr>
          <w:rFonts w:ascii="Arial" w:hAnsi="Arial"/>
          <w:sz w:val="23"/>
          <w:szCs w:val="23"/>
        </w:rPr>
        <w:t>. Select Midpoint</w:t>
      </w:r>
      <w:r w:rsidR="008665FC">
        <w:rPr>
          <w:rFonts w:ascii="Arial" w:hAnsi="Arial"/>
          <w:sz w:val="23"/>
          <w:szCs w:val="23"/>
        </w:rPr>
        <w:t>.</w:t>
      </w:r>
    </w:p>
    <w:p w14:paraId="0A96A087" w14:textId="468DDBCB" w:rsidR="00CF5C16" w:rsidRDefault="00CF5C16" w:rsidP="00DF497E">
      <w:pPr>
        <w:pStyle w:val="ListParagraph"/>
        <w:numPr>
          <w:ilvl w:val="0"/>
          <w:numId w:val="1"/>
        </w:numPr>
        <w:rPr>
          <w:rFonts w:ascii="Arial" w:hAnsi="Arial"/>
          <w:sz w:val="23"/>
          <w:szCs w:val="23"/>
        </w:rPr>
      </w:pPr>
      <w:r>
        <w:rPr>
          <w:rFonts w:ascii="Arial" w:hAnsi="Arial"/>
          <w:sz w:val="23"/>
          <w:szCs w:val="23"/>
        </w:rPr>
        <w:t>Analysis&gt;</w:t>
      </w:r>
      <w:proofErr w:type="spellStart"/>
      <w:r>
        <w:rPr>
          <w:rFonts w:ascii="Arial" w:hAnsi="Arial"/>
          <w:sz w:val="23"/>
          <w:szCs w:val="23"/>
        </w:rPr>
        <w:t>Neighbor</w:t>
      </w:r>
      <w:proofErr w:type="spellEnd"/>
      <w:r>
        <w:rPr>
          <w:rFonts w:ascii="Arial" w:hAnsi="Arial"/>
          <w:sz w:val="23"/>
          <w:szCs w:val="23"/>
        </w:rPr>
        <w:t>-Joining/UPGMA…this will spit out your tree!</w:t>
      </w:r>
    </w:p>
    <w:p w14:paraId="6B1FE88F" w14:textId="223D4C20" w:rsidR="00C30C13" w:rsidRPr="00C30C13" w:rsidRDefault="00C30C13" w:rsidP="00C30C13">
      <w:pPr>
        <w:pStyle w:val="ListParagraph"/>
        <w:numPr>
          <w:ilvl w:val="0"/>
          <w:numId w:val="1"/>
        </w:numPr>
        <w:rPr>
          <w:rFonts w:ascii="Arial" w:hAnsi="Arial"/>
          <w:sz w:val="23"/>
          <w:szCs w:val="23"/>
        </w:rPr>
      </w:pPr>
      <w:r>
        <w:rPr>
          <w:rFonts w:ascii="Arial" w:hAnsi="Arial"/>
          <w:sz w:val="23"/>
          <w:szCs w:val="23"/>
        </w:rPr>
        <w:t>Tree &gt; Show Tree. This will produce a tree with aligned tips so you can select them.</w:t>
      </w:r>
    </w:p>
    <w:p w14:paraId="3811254D" w14:textId="018BCC0E" w:rsidR="006D2FCF" w:rsidRDefault="00C30C13" w:rsidP="00DF497E">
      <w:pPr>
        <w:pStyle w:val="ListParagraph"/>
        <w:numPr>
          <w:ilvl w:val="0"/>
          <w:numId w:val="1"/>
        </w:numPr>
        <w:rPr>
          <w:rFonts w:ascii="Arial" w:hAnsi="Arial"/>
          <w:sz w:val="23"/>
          <w:szCs w:val="23"/>
        </w:rPr>
      </w:pPr>
      <w:r>
        <w:rPr>
          <w:rFonts w:ascii="Arial" w:hAnsi="Arial"/>
          <w:sz w:val="23"/>
          <w:szCs w:val="23"/>
        </w:rPr>
        <w:t>*If</w:t>
      </w:r>
      <w:r w:rsidR="006D2FCF">
        <w:rPr>
          <w:rFonts w:ascii="Arial" w:hAnsi="Arial"/>
          <w:sz w:val="23"/>
          <w:szCs w:val="23"/>
        </w:rPr>
        <w:t xml:space="preserve"> working from the command line your PAUP block will look like this:</w:t>
      </w:r>
    </w:p>
    <w:p w14:paraId="22256BC3"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 xml:space="preserve">Begin </w:t>
      </w:r>
      <w:proofErr w:type="spellStart"/>
      <w:r w:rsidRPr="00610CD6">
        <w:rPr>
          <w:rFonts w:ascii="Courier" w:hAnsi="Courier"/>
          <w:sz w:val="22"/>
          <w:szCs w:val="22"/>
        </w:rPr>
        <w:t>paup</w:t>
      </w:r>
      <w:proofErr w:type="spellEnd"/>
      <w:r w:rsidRPr="00610CD6">
        <w:rPr>
          <w:rFonts w:ascii="Courier" w:hAnsi="Courier"/>
          <w:sz w:val="22"/>
          <w:szCs w:val="22"/>
        </w:rPr>
        <w:t>;</w:t>
      </w:r>
    </w:p>
    <w:p w14:paraId="10A3D13D" w14:textId="573E54EE"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Log File='/Users/</w:t>
      </w:r>
      <w:proofErr w:type="spellStart"/>
      <w:r w:rsidRPr="00610CD6">
        <w:rPr>
          <w:rFonts w:ascii="Courier" w:hAnsi="Courier"/>
          <w:sz w:val="22"/>
          <w:szCs w:val="22"/>
        </w:rPr>
        <w:t>Nic</w:t>
      </w:r>
      <w:proofErr w:type="spellEnd"/>
      <w:r w:rsidRPr="00610CD6">
        <w:rPr>
          <w:rFonts w:ascii="Courier" w:hAnsi="Courier"/>
          <w:sz w:val="22"/>
          <w:szCs w:val="22"/>
        </w:rPr>
        <w:t>/PAUP/</w:t>
      </w:r>
      <w:r w:rsidR="00610CD6">
        <w:rPr>
          <w:rFonts w:ascii="Courier" w:hAnsi="Courier"/>
          <w:sz w:val="22"/>
          <w:szCs w:val="22"/>
        </w:rPr>
        <w:t>ENTER FILE NAME HERE’</w:t>
      </w:r>
      <w:r w:rsidRPr="00610CD6">
        <w:rPr>
          <w:rFonts w:ascii="Courier" w:hAnsi="Courier"/>
          <w:sz w:val="22"/>
          <w:szCs w:val="22"/>
        </w:rPr>
        <w:t>;</w:t>
      </w:r>
    </w:p>
    <w:p w14:paraId="779EC9E1"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proofErr w:type="spellStart"/>
      <w:r w:rsidRPr="00610CD6">
        <w:rPr>
          <w:rFonts w:ascii="Courier" w:hAnsi="Courier"/>
          <w:sz w:val="22"/>
          <w:szCs w:val="22"/>
        </w:rPr>
        <w:t>DSet</w:t>
      </w:r>
      <w:proofErr w:type="spellEnd"/>
      <w:r w:rsidRPr="00610CD6">
        <w:rPr>
          <w:rFonts w:ascii="Courier" w:hAnsi="Courier"/>
          <w:sz w:val="22"/>
          <w:szCs w:val="22"/>
        </w:rPr>
        <w:t xml:space="preserve"> distance=HKY85;</w:t>
      </w:r>
    </w:p>
    <w:p w14:paraId="21B3A9D6"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 xml:space="preserve">Set </w:t>
      </w:r>
      <w:proofErr w:type="spellStart"/>
      <w:r w:rsidRPr="00610CD6">
        <w:rPr>
          <w:rFonts w:ascii="Courier" w:hAnsi="Courier"/>
          <w:sz w:val="22"/>
          <w:szCs w:val="22"/>
        </w:rPr>
        <w:t>tOrder</w:t>
      </w:r>
      <w:proofErr w:type="spellEnd"/>
      <w:r w:rsidRPr="00610CD6">
        <w:rPr>
          <w:rFonts w:ascii="Courier" w:hAnsi="Courier"/>
          <w:sz w:val="22"/>
          <w:szCs w:val="22"/>
        </w:rPr>
        <w:t xml:space="preserve">=right </w:t>
      </w:r>
      <w:proofErr w:type="spellStart"/>
      <w:r w:rsidRPr="00610CD6">
        <w:rPr>
          <w:rFonts w:ascii="Courier" w:hAnsi="Courier"/>
          <w:sz w:val="22"/>
          <w:szCs w:val="22"/>
        </w:rPr>
        <w:t>taxLabels</w:t>
      </w:r>
      <w:proofErr w:type="spellEnd"/>
      <w:r w:rsidRPr="00610CD6">
        <w:rPr>
          <w:rFonts w:ascii="Courier" w:hAnsi="Courier"/>
          <w:sz w:val="22"/>
          <w:szCs w:val="22"/>
        </w:rPr>
        <w:t>=full;</w:t>
      </w:r>
    </w:p>
    <w:p w14:paraId="04873C34"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 xml:space="preserve">Set </w:t>
      </w:r>
      <w:proofErr w:type="spellStart"/>
      <w:r w:rsidRPr="00610CD6">
        <w:rPr>
          <w:rFonts w:ascii="Courier" w:hAnsi="Courier"/>
          <w:sz w:val="22"/>
          <w:szCs w:val="22"/>
        </w:rPr>
        <w:t>rootMethod</w:t>
      </w:r>
      <w:proofErr w:type="spellEnd"/>
      <w:r w:rsidRPr="00610CD6">
        <w:rPr>
          <w:rFonts w:ascii="Courier" w:hAnsi="Courier"/>
          <w:sz w:val="22"/>
          <w:szCs w:val="22"/>
        </w:rPr>
        <w:t>=midpoint;</w:t>
      </w:r>
    </w:p>
    <w:p w14:paraId="531D58FA"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NJ;</w:t>
      </w:r>
    </w:p>
    <w:p w14:paraId="27EB509B"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proofErr w:type="spellStart"/>
      <w:r w:rsidRPr="00610CD6">
        <w:rPr>
          <w:rFonts w:ascii="Courier" w:hAnsi="Courier"/>
          <w:sz w:val="22"/>
          <w:szCs w:val="22"/>
        </w:rPr>
        <w:t>Showtree</w:t>
      </w:r>
      <w:proofErr w:type="spellEnd"/>
      <w:r w:rsidRPr="00610CD6">
        <w:rPr>
          <w:rFonts w:ascii="Courier" w:hAnsi="Courier"/>
          <w:sz w:val="22"/>
          <w:szCs w:val="22"/>
        </w:rPr>
        <w:t>;</w:t>
      </w:r>
    </w:p>
    <w:p w14:paraId="268B3B14" w14:textId="64D0E2CA" w:rsidR="00D30447" w:rsidRPr="00610CD6" w:rsidRDefault="006D2FCF" w:rsidP="00C30C13">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End;</w:t>
      </w:r>
    </w:p>
    <w:p w14:paraId="62FAA35E" w14:textId="774082F3" w:rsidR="008665FC" w:rsidRDefault="008665FC" w:rsidP="00DF497E">
      <w:pPr>
        <w:pStyle w:val="ListParagraph"/>
        <w:numPr>
          <w:ilvl w:val="0"/>
          <w:numId w:val="1"/>
        </w:numPr>
        <w:rPr>
          <w:rFonts w:ascii="Arial" w:hAnsi="Arial"/>
          <w:sz w:val="23"/>
          <w:szCs w:val="23"/>
        </w:rPr>
      </w:pPr>
      <w:r>
        <w:rPr>
          <w:rFonts w:ascii="Arial" w:hAnsi="Arial"/>
          <w:sz w:val="23"/>
          <w:szCs w:val="23"/>
        </w:rPr>
        <w:t xml:space="preserve">Prune your tree. </w:t>
      </w:r>
      <w:r w:rsidR="00A66D9D">
        <w:rPr>
          <w:rFonts w:ascii="Arial" w:hAnsi="Arial"/>
          <w:sz w:val="23"/>
          <w:szCs w:val="23"/>
        </w:rPr>
        <w:t>The idea is to k</w:t>
      </w:r>
      <w:r>
        <w:rPr>
          <w:rFonts w:ascii="Arial" w:hAnsi="Arial"/>
          <w:sz w:val="23"/>
          <w:szCs w:val="23"/>
        </w:rPr>
        <w:t>eep all taxa that cluster together with your strain of intere</w:t>
      </w:r>
      <w:r w:rsidR="00A66D9D">
        <w:rPr>
          <w:rFonts w:ascii="Arial" w:hAnsi="Arial"/>
          <w:sz w:val="23"/>
          <w:szCs w:val="23"/>
        </w:rPr>
        <w:t>st (</w:t>
      </w:r>
      <w:proofErr w:type="spellStart"/>
      <w:r w:rsidR="00A66D9D">
        <w:rPr>
          <w:rFonts w:ascii="Arial" w:hAnsi="Arial"/>
          <w:sz w:val="23"/>
          <w:szCs w:val="23"/>
        </w:rPr>
        <w:t>ie</w:t>
      </w:r>
      <w:proofErr w:type="spellEnd"/>
      <w:r w:rsidR="00A66D9D">
        <w:rPr>
          <w:rFonts w:ascii="Arial" w:hAnsi="Arial"/>
          <w:sz w:val="23"/>
          <w:szCs w:val="23"/>
        </w:rPr>
        <w:t xml:space="preserve">. preserve your </w:t>
      </w:r>
      <w:proofErr w:type="spellStart"/>
      <w:r w:rsidR="00A66D9D">
        <w:rPr>
          <w:rFonts w:ascii="Arial" w:hAnsi="Arial"/>
          <w:sz w:val="23"/>
          <w:szCs w:val="23"/>
        </w:rPr>
        <w:t>ingroup</w:t>
      </w:r>
      <w:proofErr w:type="spellEnd"/>
      <w:r w:rsidR="00A66D9D">
        <w:rPr>
          <w:rFonts w:ascii="Arial" w:hAnsi="Arial"/>
          <w:sz w:val="23"/>
          <w:szCs w:val="23"/>
        </w:rPr>
        <w:t>) and remove extraneous sequences that clutter the tree</w:t>
      </w:r>
      <w:r w:rsidR="009646B3">
        <w:rPr>
          <w:rFonts w:ascii="Arial" w:hAnsi="Arial"/>
          <w:sz w:val="23"/>
          <w:szCs w:val="23"/>
        </w:rPr>
        <w:t>.</w:t>
      </w:r>
    </w:p>
    <w:p w14:paraId="6EE30AF3" w14:textId="24B6715A" w:rsidR="00350176" w:rsidRDefault="00350176" w:rsidP="00DF497E">
      <w:pPr>
        <w:pStyle w:val="ListParagraph"/>
        <w:numPr>
          <w:ilvl w:val="0"/>
          <w:numId w:val="1"/>
        </w:numPr>
        <w:rPr>
          <w:rFonts w:ascii="Arial" w:hAnsi="Arial"/>
          <w:sz w:val="23"/>
          <w:szCs w:val="23"/>
        </w:rPr>
      </w:pPr>
      <w:r>
        <w:rPr>
          <w:rFonts w:ascii="Arial" w:hAnsi="Arial"/>
          <w:sz w:val="23"/>
          <w:szCs w:val="23"/>
        </w:rPr>
        <w:t>Make a duplicate of your</w:t>
      </w:r>
      <w:r w:rsidR="008665FC">
        <w:rPr>
          <w:rFonts w:ascii="Arial" w:hAnsi="Arial"/>
          <w:sz w:val="23"/>
          <w:szCs w:val="23"/>
        </w:rPr>
        <w:t xml:space="preserve"> </w:t>
      </w:r>
      <w:r>
        <w:rPr>
          <w:rFonts w:ascii="Arial" w:hAnsi="Arial"/>
          <w:sz w:val="23"/>
          <w:szCs w:val="23"/>
        </w:rPr>
        <w:t>.</w:t>
      </w:r>
      <w:r w:rsidR="008665FC">
        <w:rPr>
          <w:rFonts w:ascii="Arial" w:hAnsi="Arial"/>
          <w:sz w:val="23"/>
          <w:szCs w:val="23"/>
        </w:rPr>
        <w:t xml:space="preserve">log file </w:t>
      </w:r>
      <w:r>
        <w:rPr>
          <w:rFonts w:ascii="Arial" w:hAnsi="Arial"/>
          <w:sz w:val="23"/>
          <w:szCs w:val="23"/>
        </w:rPr>
        <w:t>and save the copy with the file extension .txt (important to save as Plain Text otherwise it may truncates names!).</w:t>
      </w:r>
    </w:p>
    <w:p w14:paraId="234D766E" w14:textId="7545CA15" w:rsidR="00D30447" w:rsidRDefault="00350176" w:rsidP="00DF497E">
      <w:pPr>
        <w:pStyle w:val="ListParagraph"/>
        <w:numPr>
          <w:ilvl w:val="0"/>
          <w:numId w:val="1"/>
        </w:numPr>
        <w:rPr>
          <w:rFonts w:ascii="Arial" w:hAnsi="Arial"/>
          <w:sz w:val="23"/>
          <w:szCs w:val="23"/>
        </w:rPr>
      </w:pPr>
      <w:r>
        <w:rPr>
          <w:rFonts w:ascii="Arial" w:hAnsi="Arial"/>
          <w:sz w:val="23"/>
          <w:szCs w:val="23"/>
        </w:rPr>
        <w:t xml:space="preserve">Open this file </w:t>
      </w:r>
      <w:r w:rsidR="008665FC">
        <w:rPr>
          <w:rFonts w:ascii="Arial" w:hAnsi="Arial"/>
          <w:sz w:val="23"/>
          <w:szCs w:val="23"/>
        </w:rPr>
        <w:t xml:space="preserve">in </w:t>
      </w:r>
      <w:proofErr w:type="spellStart"/>
      <w:r w:rsidR="008665FC">
        <w:rPr>
          <w:rFonts w:ascii="Arial" w:hAnsi="Arial"/>
          <w:sz w:val="23"/>
          <w:szCs w:val="23"/>
        </w:rPr>
        <w:t>Text</w:t>
      </w:r>
      <w:r w:rsidR="00D30447">
        <w:rPr>
          <w:rFonts w:ascii="Arial" w:hAnsi="Arial"/>
          <w:sz w:val="23"/>
          <w:szCs w:val="23"/>
        </w:rPr>
        <w:t>Edit</w:t>
      </w:r>
      <w:proofErr w:type="spellEnd"/>
      <w:r w:rsidR="00D30447">
        <w:rPr>
          <w:rFonts w:ascii="Arial" w:hAnsi="Arial"/>
          <w:sz w:val="23"/>
          <w:szCs w:val="23"/>
        </w:rPr>
        <w:t xml:space="preserve">. </w:t>
      </w:r>
      <w:r w:rsidR="001D0625">
        <w:rPr>
          <w:rFonts w:ascii="Arial" w:hAnsi="Arial"/>
          <w:sz w:val="23"/>
          <w:szCs w:val="23"/>
        </w:rPr>
        <w:t xml:space="preserve">Highlight removable taxa with </w:t>
      </w:r>
      <w:r w:rsidR="001D0625" w:rsidRPr="00A66D9D">
        <w:rPr>
          <w:rFonts w:ascii="Courier" w:hAnsi="Courier"/>
          <w:sz w:val="23"/>
          <w:szCs w:val="23"/>
        </w:rPr>
        <w:t>Alt</w:t>
      </w:r>
      <w:r w:rsidR="001D0625">
        <w:rPr>
          <w:rFonts w:ascii="Arial" w:hAnsi="Arial"/>
          <w:sz w:val="23"/>
          <w:szCs w:val="23"/>
        </w:rPr>
        <w:t xml:space="preserve"> + </w:t>
      </w:r>
      <w:r w:rsidR="001D0625" w:rsidRPr="00A66D9D">
        <w:rPr>
          <w:rFonts w:ascii="Courier" w:hAnsi="Courier"/>
          <w:sz w:val="23"/>
          <w:szCs w:val="23"/>
        </w:rPr>
        <w:t>Command</w:t>
      </w:r>
      <w:r w:rsidR="001D0625">
        <w:rPr>
          <w:rFonts w:ascii="Arial" w:hAnsi="Arial"/>
          <w:sz w:val="23"/>
          <w:szCs w:val="23"/>
        </w:rPr>
        <w:t xml:space="preserve">. Paste into new </w:t>
      </w:r>
      <w:proofErr w:type="spellStart"/>
      <w:r w:rsidR="001D0625">
        <w:rPr>
          <w:rFonts w:ascii="Arial" w:hAnsi="Arial"/>
          <w:sz w:val="23"/>
          <w:szCs w:val="23"/>
        </w:rPr>
        <w:t>Tex</w:t>
      </w:r>
      <w:r w:rsidR="006D2FCF">
        <w:rPr>
          <w:rFonts w:ascii="Arial" w:hAnsi="Arial"/>
          <w:sz w:val="23"/>
          <w:szCs w:val="23"/>
        </w:rPr>
        <w:t>t</w:t>
      </w:r>
      <w:r w:rsidR="001D0625">
        <w:rPr>
          <w:rFonts w:ascii="Arial" w:hAnsi="Arial"/>
          <w:sz w:val="23"/>
          <w:szCs w:val="23"/>
        </w:rPr>
        <w:t>Edit</w:t>
      </w:r>
      <w:proofErr w:type="spellEnd"/>
      <w:r w:rsidR="001D0625">
        <w:rPr>
          <w:rFonts w:ascii="Arial" w:hAnsi="Arial"/>
          <w:sz w:val="23"/>
          <w:szCs w:val="23"/>
        </w:rPr>
        <w:t xml:space="preserve"> file called ‘</w:t>
      </w:r>
      <w:proofErr w:type="spellStart"/>
      <w:r w:rsidR="001D0625">
        <w:rPr>
          <w:rFonts w:ascii="Arial" w:hAnsi="Arial"/>
          <w:sz w:val="23"/>
          <w:szCs w:val="23"/>
        </w:rPr>
        <w:t>DeleteX</w:t>
      </w:r>
      <w:proofErr w:type="spellEnd"/>
      <w:r w:rsidR="001D0625">
        <w:rPr>
          <w:rFonts w:ascii="Arial" w:hAnsi="Arial"/>
          <w:sz w:val="23"/>
          <w:szCs w:val="23"/>
        </w:rPr>
        <w:t xml:space="preserve">’. </w:t>
      </w:r>
      <w:r w:rsidR="00D30447">
        <w:rPr>
          <w:rFonts w:ascii="Arial" w:hAnsi="Arial"/>
          <w:sz w:val="23"/>
          <w:szCs w:val="23"/>
        </w:rPr>
        <w:t>Find (</w:t>
      </w:r>
      <w:proofErr w:type="gramStart"/>
      <w:r w:rsidR="00D30447">
        <w:rPr>
          <w:rFonts w:ascii="Arial" w:hAnsi="Arial"/>
          <w:sz w:val="23"/>
          <w:szCs w:val="23"/>
        </w:rPr>
        <w:t>.+</w:t>
      </w:r>
      <w:proofErr w:type="gramEnd"/>
      <w:r w:rsidR="00D30447">
        <w:rPr>
          <w:rFonts w:ascii="Arial" w:hAnsi="Arial"/>
          <w:sz w:val="23"/>
          <w:szCs w:val="23"/>
        </w:rPr>
        <w:t xml:space="preserve">) and </w:t>
      </w:r>
      <w:r w:rsidR="004130ED">
        <w:rPr>
          <w:rFonts w:ascii="Arial" w:hAnsi="Arial"/>
          <w:sz w:val="23"/>
          <w:szCs w:val="23"/>
        </w:rPr>
        <w:t xml:space="preserve">replace with </w:t>
      </w:r>
      <w:r w:rsidR="0007722D">
        <w:rPr>
          <w:rFonts w:ascii="Arial" w:hAnsi="Arial"/>
          <w:sz w:val="23"/>
          <w:szCs w:val="23"/>
        </w:rPr>
        <w:t>‘</w:t>
      </w:r>
      <w:r w:rsidR="004130ED">
        <w:rPr>
          <w:rFonts w:ascii="Arial" w:hAnsi="Arial"/>
          <w:sz w:val="23"/>
          <w:szCs w:val="23"/>
        </w:rPr>
        <w:t>\</w:t>
      </w:r>
      <w:r w:rsidR="00D30447">
        <w:rPr>
          <w:rFonts w:ascii="Arial" w:hAnsi="Arial"/>
          <w:sz w:val="23"/>
          <w:szCs w:val="23"/>
        </w:rPr>
        <w:t>1</w:t>
      </w:r>
      <w:r w:rsidR="0007722D">
        <w:rPr>
          <w:rFonts w:ascii="Arial" w:hAnsi="Arial"/>
          <w:sz w:val="23"/>
          <w:szCs w:val="23"/>
        </w:rPr>
        <w:t xml:space="preserve">’ to wrap </w:t>
      </w:r>
      <w:r w:rsidR="00610CD6">
        <w:rPr>
          <w:rFonts w:ascii="Arial" w:hAnsi="Arial"/>
          <w:sz w:val="23"/>
          <w:szCs w:val="23"/>
        </w:rPr>
        <w:t>taxa names</w:t>
      </w:r>
      <w:r w:rsidR="0007722D">
        <w:rPr>
          <w:rFonts w:ascii="Arial" w:hAnsi="Arial"/>
          <w:sz w:val="23"/>
          <w:szCs w:val="23"/>
        </w:rPr>
        <w:t xml:space="preserve"> in </w:t>
      </w:r>
      <w:proofErr w:type="spellStart"/>
      <w:r w:rsidR="0007722D">
        <w:rPr>
          <w:rFonts w:ascii="Arial" w:hAnsi="Arial"/>
          <w:sz w:val="23"/>
          <w:szCs w:val="23"/>
        </w:rPr>
        <w:t>apostraphies</w:t>
      </w:r>
      <w:proofErr w:type="spellEnd"/>
      <w:r w:rsidR="006D2FCF">
        <w:rPr>
          <w:rFonts w:ascii="Arial" w:hAnsi="Arial"/>
          <w:sz w:val="23"/>
          <w:szCs w:val="23"/>
        </w:rPr>
        <w:t xml:space="preserve"> (to make PAUP happy).</w:t>
      </w:r>
    </w:p>
    <w:p w14:paraId="2EDDEE37" w14:textId="24600FD1" w:rsidR="008665FC" w:rsidRDefault="001D0625" w:rsidP="00DF497E">
      <w:pPr>
        <w:pStyle w:val="ListParagraph"/>
        <w:numPr>
          <w:ilvl w:val="0"/>
          <w:numId w:val="1"/>
        </w:numPr>
        <w:rPr>
          <w:rFonts w:ascii="Arial" w:hAnsi="Arial"/>
          <w:sz w:val="23"/>
          <w:szCs w:val="23"/>
        </w:rPr>
      </w:pPr>
      <w:r>
        <w:rPr>
          <w:rFonts w:ascii="Arial" w:hAnsi="Arial"/>
          <w:sz w:val="23"/>
          <w:szCs w:val="23"/>
        </w:rPr>
        <w:t>Import text file into Excel (</w:t>
      </w:r>
      <w:r w:rsidR="006D2FCF">
        <w:rPr>
          <w:rFonts w:ascii="Arial" w:hAnsi="Arial"/>
          <w:sz w:val="23"/>
          <w:szCs w:val="23"/>
        </w:rPr>
        <w:t xml:space="preserve">taxa to delete </w:t>
      </w:r>
      <w:r>
        <w:rPr>
          <w:rFonts w:ascii="Arial" w:hAnsi="Arial"/>
          <w:sz w:val="23"/>
          <w:szCs w:val="23"/>
        </w:rPr>
        <w:t>now appears in column A)</w:t>
      </w:r>
      <w:r w:rsidR="006D2FCF">
        <w:rPr>
          <w:rFonts w:ascii="Arial" w:hAnsi="Arial"/>
          <w:sz w:val="23"/>
          <w:szCs w:val="23"/>
        </w:rPr>
        <w:t>.</w:t>
      </w:r>
      <w:r>
        <w:rPr>
          <w:rFonts w:ascii="Arial" w:hAnsi="Arial"/>
          <w:sz w:val="23"/>
          <w:szCs w:val="23"/>
        </w:rPr>
        <w:t xml:space="preserve"> </w:t>
      </w:r>
      <w:r w:rsidR="008665FC">
        <w:rPr>
          <w:rFonts w:ascii="Arial" w:hAnsi="Arial"/>
          <w:sz w:val="23"/>
          <w:szCs w:val="23"/>
        </w:rPr>
        <w:t xml:space="preserve">In column </w:t>
      </w:r>
      <w:r>
        <w:rPr>
          <w:rFonts w:ascii="Arial" w:hAnsi="Arial"/>
          <w:sz w:val="23"/>
          <w:szCs w:val="23"/>
        </w:rPr>
        <w:t xml:space="preserve">B </w:t>
      </w:r>
      <w:r w:rsidR="008665FC">
        <w:rPr>
          <w:rFonts w:ascii="Arial" w:hAnsi="Arial"/>
          <w:sz w:val="23"/>
          <w:szCs w:val="23"/>
        </w:rPr>
        <w:t>write formula ‘=</w:t>
      </w:r>
      <w:proofErr w:type="gramStart"/>
      <w:r w:rsidR="008665FC">
        <w:rPr>
          <w:rFonts w:ascii="Arial" w:hAnsi="Arial"/>
          <w:sz w:val="23"/>
          <w:szCs w:val="23"/>
        </w:rPr>
        <w:t>RAND(</w:t>
      </w:r>
      <w:proofErr w:type="gramEnd"/>
      <w:r w:rsidR="008665FC">
        <w:rPr>
          <w:rFonts w:ascii="Arial" w:hAnsi="Arial"/>
          <w:sz w:val="23"/>
          <w:szCs w:val="23"/>
        </w:rPr>
        <w:t>)’. This will assign a random number to all taxa. Order the column either by ascending or descending</w:t>
      </w:r>
      <w:r w:rsidR="00BE6BB9">
        <w:rPr>
          <w:rFonts w:ascii="Arial" w:hAnsi="Arial"/>
          <w:sz w:val="23"/>
          <w:szCs w:val="23"/>
        </w:rPr>
        <w:t xml:space="preserve">. Select and </w:t>
      </w:r>
      <w:r w:rsidR="008665FC">
        <w:rPr>
          <w:rFonts w:ascii="Arial" w:hAnsi="Arial"/>
          <w:sz w:val="23"/>
          <w:szCs w:val="23"/>
        </w:rPr>
        <w:t xml:space="preserve">copy half of those </w:t>
      </w:r>
      <w:r w:rsidR="00BE6BB9">
        <w:rPr>
          <w:rFonts w:ascii="Arial" w:hAnsi="Arial"/>
          <w:sz w:val="23"/>
          <w:szCs w:val="23"/>
        </w:rPr>
        <w:t>taxa</w:t>
      </w:r>
      <w:r w:rsidR="008665FC">
        <w:rPr>
          <w:rFonts w:ascii="Arial" w:hAnsi="Arial"/>
          <w:sz w:val="23"/>
          <w:szCs w:val="23"/>
        </w:rPr>
        <w:t xml:space="preserve"> (or any </w:t>
      </w:r>
      <w:r w:rsidR="00BE6BB9">
        <w:rPr>
          <w:rFonts w:ascii="Arial" w:hAnsi="Arial"/>
          <w:sz w:val="23"/>
          <w:szCs w:val="23"/>
        </w:rPr>
        <w:t>fraction</w:t>
      </w:r>
      <w:r w:rsidR="008665FC">
        <w:rPr>
          <w:rFonts w:ascii="Arial" w:hAnsi="Arial"/>
          <w:sz w:val="23"/>
          <w:szCs w:val="23"/>
        </w:rPr>
        <w:t xml:space="preserve"> depending on</w:t>
      </w:r>
      <w:r w:rsidR="00BE6BB9">
        <w:rPr>
          <w:rFonts w:ascii="Arial" w:hAnsi="Arial"/>
          <w:sz w:val="23"/>
          <w:szCs w:val="23"/>
        </w:rPr>
        <w:t xml:space="preserve"> the size of your desired tree).</w:t>
      </w:r>
    </w:p>
    <w:p w14:paraId="5C2D60EE" w14:textId="77777777" w:rsidR="006D2FCF" w:rsidRDefault="006D2FCF" w:rsidP="006D2FCF">
      <w:pPr>
        <w:pStyle w:val="ListParagraph"/>
        <w:numPr>
          <w:ilvl w:val="0"/>
          <w:numId w:val="1"/>
        </w:numPr>
        <w:rPr>
          <w:rFonts w:ascii="Arial" w:hAnsi="Arial"/>
          <w:sz w:val="23"/>
          <w:szCs w:val="23"/>
        </w:rPr>
      </w:pPr>
      <w:r>
        <w:rPr>
          <w:rFonts w:ascii="Arial" w:hAnsi="Arial"/>
          <w:sz w:val="23"/>
          <w:szCs w:val="23"/>
        </w:rPr>
        <w:t>Back in your nexus file, under your taxa names type:</w:t>
      </w:r>
    </w:p>
    <w:p w14:paraId="780E9C24"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r w:rsidRPr="006D2FCF">
        <w:rPr>
          <w:rFonts w:ascii="Courier" w:eastAsia="Times New Roman" w:hAnsi="Courier" w:cs="Times New Roman"/>
          <w:sz w:val="22"/>
          <w:szCs w:val="22"/>
        </w:rPr>
        <w:t xml:space="preserve">Begin </w:t>
      </w:r>
      <w:proofErr w:type="spellStart"/>
      <w:r w:rsidRPr="006D2FCF">
        <w:rPr>
          <w:rFonts w:ascii="Courier" w:eastAsia="Times New Roman" w:hAnsi="Courier" w:cs="Times New Roman"/>
          <w:sz w:val="22"/>
          <w:szCs w:val="22"/>
        </w:rPr>
        <w:t>paup</w:t>
      </w:r>
      <w:proofErr w:type="spellEnd"/>
      <w:r w:rsidRPr="006D2FCF">
        <w:rPr>
          <w:rFonts w:ascii="Courier" w:eastAsia="Times New Roman" w:hAnsi="Courier" w:cs="Times New Roman"/>
          <w:sz w:val="22"/>
          <w:szCs w:val="22"/>
        </w:rPr>
        <w:t>;</w:t>
      </w:r>
    </w:p>
    <w:p w14:paraId="4274F01E"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r w:rsidRPr="006D2FCF">
        <w:rPr>
          <w:rFonts w:ascii="Courier" w:eastAsia="Times New Roman" w:hAnsi="Courier" w:cs="Times New Roman"/>
          <w:sz w:val="22"/>
          <w:szCs w:val="22"/>
        </w:rPr>
        <w:t>Delete </w:t>
      </w:r>
    </w:p>
    <w:p w14:paraId="34B7872E"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r w:rsidRPr="006D2FCF">
        <w:rPr>
          <w:rFonts w:ascii="Courier" w:eastAsia="Times New Roman" w:hAnsi="Courier" w:cs="Times New Roman"/>
          <w:sz w:val="22"/>
          <w:szCs w:val="22"/>
        </w:rPr>
        <w:t>YOUR LIST OF NAMES</w:t>
      </w:r>
    </w:p>
    <w:p w14:paraId="2E976924"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r w:rsidRPr="006D2FCF">
        <w:rPr>
          <w:rFonts w:ascii="Courier" w:eastAsia="Times New Roman" w:hAnsi="Courier" w:cs="Times New Roman"/>
          <w:sz w:val="22"/>
          <w:szCs w:val="22"/>
        </w:rPr>
        <w:t>/only;</w:t>
      </w:r>
    </w:p>
    <w:p w14:paraId="18C7D57C"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proofErr w:type="gramStart"/>
      <w:r w:rsidRPr="006D2FCF">
        <w:rPr>
          <w:rFonts w:ascii="Courier" w:eastAsia="Times New Roman" w:hAnsi="Courier" w:cs="Times New Roman"/>
          <w:sz w:val="22"/>
          <w:szCs w:val="22"/>
        </w:rPr>
        <w:t>export</w:t>
      </w:r>
      <w:proofErr w:type="gramEnd"/>
      <w:r w:rsidRPr="006D2FCF">
        <w:rPr>
          <w:rFonts w:ascii="Courier" w:eastAsia="Times New Roman" w:hAnsi="Courier" w:cs="Times New Roman"/>
          <w:sz w:val="22"/>
          <w:szCs w:val="22"/>
        </w:rPr>
        <w:t xml:space="preserve"> file=YOURNEW-</w:t>
      </w:r>
      <w:proofErr w:type="spellStart"/>
      <w:r w:rsidRPr="006D2FCF">
        <w:rPr>
          <w:rFonts w:ascii="Courier" w:eastAsia="Times New Roman" w:hAnsi="Courier" w:cs="Times New Roman"/>
          <w:sz w:val="22"/>
          <w:szCs w:val="22"/>
        </w:rPr>
        <w:t>FILENAME.nex</w:t>
      </w:r>
      <w:proofErr w:type="spellEnd"/>
      <w:r w:rsidRPr="006D2FCF">
        <w:rPr>
          <w:rFonts w:ascii="Courier" w:eastAsia="Times New Roman" w:hAnsi="Courier" w:cs="Times New Roman"/>
          <w:sz w:val="22"/>
          <w:szCs w:val="22"/>
        </w:rPr>
        <w:t xml:space="preserve"> </w:t>
      </w:r>
      <w:proofErr w:type="spellStart"/>
      <w:r w:rsidRPr="006D2FCF">
        <w:rPr>
          <w:rFonts w:ascii="Courier" w:eastAsia="Times New Roman" w:hAnsi="Courier" w:cs="Times New Roman"/>
          <w:sz w:val="22"/>
          <w:szCs w:val="22"/>
        </w:rPr>
        <w:t>fomat</w:t>
      </w:r>
      <w:proofErr w:type="spellEnd"/>
      <w:r w:rsidRPr="006D2FCF">
        <w:rPr>
          <w:rFonts w:ascii="Courier" w:eastAsia="Times New Roman" w:hAnsi="Courier" w:cs="Times New Roman"/>
          <w:sz w:val="22"/>
          <w:szCs w:val="22"/>
        </w:rPr>
        <w:t>=</w:t>
      </w:r>
      <w:proofErr w:type="spellStart"/>
      <w:r w:rsidRPr="006D2FCF">
        <w:rPr>
          <w:rFonts w:ascii="Courier" w:eastAsia="Times New Roman" w:hAnsi="Courier" w:cs="Times New Roman"/>
          <w:sz w:val="22"/>
          <w:szCs w:val="22"/>
        </w:rPr>
        <w:t>nex</w:t>
      </w:r>
      <w:proofErr w:type="spellEnd"/>
      <w:r w:rsidRPr="006D2FCF">
        <w:rPr>
          <w:rFonts w:ascii="Courier" w:eastAsia="Times New Roman" w:hAnsi="Courier" w:cs="Times New Roman"/>
          <w:sz w:val="22"/>
          <w:szCs w:val="22"/>
        </w:rPr>
        <w:t xml:space="preserve"> interleave=NO;</w:t>
      </w:r>
    </w:p>
    <w:p w14:paraId="2FDD6D3A" w14:textId="4555BD9A" w:rsidR="006D2FCF" w:rsidRPr="00C30C13" w:rsidRDefault="006D2FCF" w:rsidP="00C30C13">
      <w:pPr>
        <w:pStyle w:val="ListParagraph"/>
        <w:pBdr>
          <w:top w:val="single" w:sz="4" w:space="1" w:color="auto"/>
          <w:left w:val="single" w:sz="4" w:space="4" w:color="auto"/>
          <w:bottom w:val="single" w:sz="4" w:space="1" w:color="auto"/>
          <w:right w:val="single" w:sz="4" w:space="4" w:color="auto"/>
        </w:pBdr>
        <w:rPr>
          <w:rFonts w:ascii="Arial" w:hAnsi="Arial"/>
          <w:sz w:val="23"/>
          <w:szCs w:val="23"/>
        </w:rPr>
      </w:pPr>
      <w:r w:rsidRPr="006D2FCF">
        <w:rPr>
          <w:rFonts w:ascii="Courier" w:eastAsia="Times New Roman" w:hAnsi="Courier" w:cs="Times New Roman"/>
          <w:sz w:val="22"/>
          <w:szCs w:val="22"/>
        </w:rPr>
        <w:t>End;</w:t>
      </w:r>
    </w:p>
    <w:p w14:paraId="60761C95" w14:textId="75ED5F55" w:rsidR="008665FC" w:rsidRDefault="00C30C13" w:rsidP="006D2FCF">
      <w:pPr>
        <w:pStyle w:val="ListParagraph"/>
        <w:rPr>
          <w:rFonts w:ascii="Arial" w:hAnsi="Arial"/>
          <w:sz w:val="23"/>
          <w:szCs w:val="23"/>
        </w:rPr>
      </w:pPr>
      <w:r>
        <w:rPr>
          <w:rFonts w:ascii="Arial" w:hAnsi="Arial"/>
          <w:sz w:val="23"/>
          <w:szCs w:val="23"/>
        </w:rPr>
        <w:t>…</w:t>
      </w:r>
      <w:r w:rsidR="006D2FCF">
        <w:rPr>
          <w:rFonts w:ascii="Arial" w:hAnsi="Arial"/>
          <w:sz w:val="23"/>
          <w:szCs w:val="23"/>
        </w:rPr>
        <w:t xml:space="preserve">then </w:t>
      </w:r>
      <w:r w:rsidR="008665FC">
        <w:rPr>
          <w:rFonts w:ascii="Arial" w:hAnsi="Arial"/>
          <w:sz w:val="23"/>
          <w:szCs w:val="23"/>
        </w:rPr>
        <w:t>Execute</w:t>
      </w:r>
      <w:r>
        <w:rPr>
          <w:rFonts w:ascii="Arial" w:hAnsi="Arial"/>
          <w:sz w:val="23"/>
          <w:szCs w:val="23"/>
        </w:rPr>
        <w:t xml:space="preserve"> in the GUI</w:t>
      </w:r>
      <w:r w:rsidR="00BE6BB9">
        <w:rPr>
          <w:rFonts w:ascii="Arial" w:hAnsi="Arial"/>
          <w:sz w:val="23"/>
          <w:szCs w:val="23"/>
        </w:rPr>
        <w:t>. This step will prune the tree of extraneous taxa and make it more manageable for downstream analysis in BEAST.</w:t>
      </w:r>
    </w:p>
    <w:p w14:paraId="0CACE19D" w14:textId="13CFAAD3" w:rsidR="00BE6BB9" w:rsidRDefault="001D36FB" w:rsidP="00DF497E">
      <w:pPr>
        <w:pStyle w:val="ListParagraph"/>
        <w:numPr>
          <w:ilvl w:val="0"/>
          <w:numId w:val="1"/>
        </w:numPr>
        <w:rPr>
          <w:rFonts w:ascii="Arial" w:hAnsi="Arial"/>
          <w:sz w:val="23"/>
          <w:szCs w:val="23"/>
        </w:rPr>
      </w:pPr>
      <w:r>
        <w:rPr>
          <w:rFonts w:ascii="Arial" w:hAnsi="Arial"/>
          <w:sz w:val="23"/>
          <w:szCs w:val="23"/>
        </w:rPr>
        <w:t>Trees &gt;Save Trees To File</w:t>
      </w:r>
      <w:r w:rsidR="00BE6BB9">
        <w:rPr>
          <w:rFonts w:ascii="Arial" w:hAnsi="Arial"/>
          <w:sz w:val="23"/>
          <w:szCs w:val="23"/>
        </w:rPr>
        <w:t>. Save as nexus file</w:t>
      </w:r>
      <w:r>
        <w:rPr>
          <w:rFonts w:ascii="Arial" w:hAnsi="Arial"/>
          <w:sz w:val="23"/>
          <w:szCs w:val="23"/>
        </w:rPr>
        <w:t xml:space="preserve">. </w:t>
      </w:r>
    </w:p>
    <w:p w14:paraId="32D3B765" w14:textId="77777777" w:rsidR="0011013A" w:rsidRPr="00C52D29" w:rsidRDefault="0011013A" w:rsidP="0011013A">
      <w:pPr>
        <w:rPr>
          <w:rFonts w:ascii="Arial" w:hAnsi="Arial"/>
          <w:sz w:val="18"/>
          <w:szCs w:val="18"/>
        </w:rPr>
      </w:pPr>
    </w:p>
    <w:p w14:paraId="22E8508F" w14:textId="588B8C00" w:rsidR="0011013A" w:rsidRPr="0011013A" w:rsidRDefault="0011013A" w:rsidP="0011013A">
      <w:pPr>
        <w:rPr>
          <w:rFonts w:ascii="Arial" w:hAnsi="Arial"/>
          <w:b/>
          <w:sz w:val="23"/>
          <w:szCs w:val="23"/>
        </w:rPr>
      </w:pPr>
      <w:r w:rsidRPr="0011013A">
        <w:rPr>
          <w:rFonts w:ascii="Arial" w:hAnsi="Arial"/>
          <w:b/>
          <w:sz w:val="23"/>
          <w:szCs w:val="23"/>
        </w:rPr>
        <w:t>Fig Tree</w:t>
      </w:r>
      <w:r>
        <w:rPr>
          <w:rFonts w:ascii="Arial" w:hAnsi="Arial"/>
          <w:b/>
          <w:sz w:val="23"/>
          <w:szCs w:val="23"/>
        </w:rPr>
        <w:t>…</w:t>
      </w:r>
    </w:p>
    <w:p w14:paraId="2F37F7A1" w14:textId="37B74344" w:rsidR="0011013A" w:rsidRPr="0011013A" w:rsidRDefault="0011013A" w:rsidP="0011013A">
      <w:pPr>
        <w:pStyle w:val="ListParagraph"/>
        <w:numPr>
          <w:ilvl w:val="0"/>
          <w:numId w:val="1"/>
        </w:numPr>
        <w:rPr>
          <w:rFonts w:ascii="Arial" w:hAnsi="Arial"/>
          <w:sz w:val="23"/>
          <w:szCs w:val="23"/>
        </w:rPr>
      </w:pPr>
      <w:r w:rsidRPr="0011013A">
        <w:rPr>
          <w:rFonts w:ascii="Arial" w:hAnsi="Arial"/>
          <w:sz w:val="23"/>
          <w:szCs w:val="23"/>
        </w:rPr>
        <w:t xml:space="preserve">Open the tree in </w:t>
      </w:r>
      <w:proofErr w:type="spellStart"/>
      <w:r w:rsidRPr="0011013A">
        <w:rPr>
          <w:rFonts w:ascii="Arial" w:hAnsi="Arial"/>
          <w:sz w:val="23"/>
          <w:szCs w:val="23"/>
        </w:rPr>
        <w:t>FigTree</w:t>
      </w:r>
      <w:proofErr w:type="spellEnd"/>
      <w:r w:rsidRPr="0011013A">
        <w:rPr>
          <w:rFonts w:ascii="Arial" w:hAnsi="Arial"/>
          <w:sz w:val="23"/>
          <w:szCs w:val="23"/>
        </w:rPr>
        <w:t xml:space="preserve"> to visualise results of pruning (&amp; decide if more is needed)</w:t>
      </w:r>
    </w:p>
    <w:p w14:paraId="721D2E51" w14:textId="77777777" w:rsidR="0011013A" w:rsidRDefault="0011013A" w:rsidP="0011013A">
      <w:pPr>
        <w:rPr>
          <w:rFonts w:ascii="Arial" w:hAnsi="Arial"/>
          <w:sz w:val="23"/>
          <w:szCs w:val="23"/>
        </w:rPr>
      </w:pPr>
    </w:p>
    <w:p w14:paraId="1242E7E3" w14:textId="49B7FF84" w:rsidR="0011013A" w:rsidRPr="0011013A" w:rsidRDefault="0011013A" w:rsidP="0011013A">
      <w:pPr>
        <w:rPr>
          <w:rFonts w:ascii="Arial" w:hAnsi="Arial"/>
          <w:b/>
          <w:sz w:val="23"/>
          <w:szCs w:val="23"/>
        </w:rPr>
      </w:pPr>
      <w:r w:rsidRPr="0011013A">
        <w:rPr>
          <w:rFonts w:ascii="Arial" w:hAnsi="Arial"/>
          <w:b/>
          <w:sz w:val="23"/>
          <w:szCs w:val="23"/>
        </w:rPr>
        <w:t>Text</w:t>
      </w:r>
      <w:r>
        <w:rPr>
          <w:rFonts w:ascii="Arial" w:hAnsi="Arial"/>
          <w:b/>
          <w:sz w:val="23"/>
          <w:szCs w:val="23"/>
        </w:rPr>
        <w:t xml:space="preserve"> </w:t>
      </w:r>
      <w:r w:rsidRPr="0011013A">
        <w:rPr>
          <w:rFonts w:ascii="Arial" w:hAnsi="Arial"/>
          <w:b/>
          <w:sz w:val="23"/>
          <w:szCs w:val="23"/>
        </w:rPr>
        <w:t>Wrangler…</w:t>
      </w:r>
    </w:p>
    <w:p w14:paraId="47A89DEB" w14:textId="5B4872F1" w:rsidR="00B411DF" w:rsidRPr="00B411DF" w:rsidRDefault="0011013A" w:rsidP="00E029F6">
      <w:pPr>
        <w:pStyle w:val="ListParagraph"/>
        <w:numPr>
          <w:ilvl w:val="0"/>
          <w:numId w:val="1"/>
        </w:numPr>
        <w:rPr>
          <w:rFonts w:ascii="Arial" w:hAnsi="Arial"/>
          <w:sz w:val="23"/>
          <w:szCs w:val="23"/>
        </w:rPr>
      </w:pPr>
      <w:r w:rsidRPr="0011013A">
        <w:rPr>
          <w:rFonts w:ascii="Arial" w:hAnsi="Arial"/>
          <w:sz w:val="23"/>
          <w:szCs w:val="23"/>
        </w:rPr>
        <w:t xml:space="preserve">Open nexus file in </w:t>
      </w:r>
      <w:proofErr w:type="spellStart"/>
      <w:r w:rsidRPr="0011013A">
        <w:rPr>
          <w:rFonts w:ascii="Arial" w:hAnsi="Arial"/>
          <w:sz w:val="23"/>
          <w:szCs w:val="23"/>
        </w:rPr>
        <w:t>TextWrangler</w:t>
      </w:r>
      <w:proofErr w:type="spellEnd"/>
      <w:r w:rsidRPr="0011013A">
        <w:rPr>
          <w:rFonts w:ascii="Arial" w:hAnsi="Arial"/>
          <w:sz w:val="23"/>
          <w:szCs w:val="23"/>
        </w:rPr>
        <w:t xml:space="preserve">. Clean </w:t>
      </w:r>
      <w:r w:rsidR="00B411DF">
        <w:rPr>
          <w:rFonts w:ascii="Arial" w:hAnsi="Arial"/>
          <w:sz w:val="23"/>
          <w:szCs w:val="23"/>
        </w:rPr>
        <w:t>up dates in taxa</w:t>
      </w:r>
      <w:r w:rsidR="002D2E96">
        <w:rPr>
          <w:rFonts w:ascii="Arial" w:hAnsi="Arial"/>
          <w:sz w:val="23"/>
          <w:szCs w:val="23"/>
        </w:rPr>
        <w:t xml:space="preserve"> name using regular expressions (make sure ‘GREP’ box is ticked). </w:t>
      </w:r>
      <w:r w:rsidR="00EB6B4F">
        <w:rPr>
          <w:rFonts w:ascii="Arial" w:hAnsi="Arial"/>
          <w:sz w:val="23"/>
          <w:szCs w:val="23"/>
        </w:rPr>
        <w:t xml:space="preserve">This is critical because all isolates must have a date to assess MRCA. </w:t>
      </w:r>
      <w:r w:rsidR="002D2E96">
        <w:rPr>
          <w:rFonts w:ascii="Arial" w:hAnsi="Arial"/>
          <w:sz w:val="23"/>
          <w:szCs w:val="23"/>
        </w:rPr>
        <w:t xml:space="preserve">There are two options for the dates; non-Americanised (DD/MM/YYYY) or American (MM/DD/YYYY) depending on your target journal or outlet. </w:t>
      </w:r>
    </w:p>
    <w:p w14:paraId="29C22A83" w14:textId="77777777" w:rsidR="002D2E96" w:rsidRPr="002D2E96" w:rsidRDefault="002D2E96" w:rsidP="006F147B">
      <w:pPr>
        <w:ind w:left="360"/>
        <w:rPr>
          <w:rFonts w:ascii="Arial" w:hAnsi="Arial"/>
          <w:sz w:val="12"/>
          <w:szCs w:val="12"/>
        </w:rPr>
      </w:pPr>
    </w:p>
    <w:p w14:paraId="4EFA26BE" w14:textId="6B4835D0" w:rsidR="0011013A" w:rsidRDefault="00A34B98" w:rsidP="0050369F">
      <w:pPr>
        <w:ind w:left="360"/>
        <w:rPr>
          <w:rFonts w:ascii="Arial" w:hAnsi="Arial"/>
          <w:sz w:val="23"/>
          <w:szCs w:val="23"/>
        </w:rPr>
      </w:pPr>
      <w:r>
        <w:rPr>
          <w:rFonts w:ascii="Arial" w:hAnsi="Arial"/>
          <w:sz w:val="23"/>
          <w:szCs w:val="23"/>
        </w:rPr>
        <w:t>DD</w:t>
      </w:r>
      <w:r w:rsidR="00E029F6" w:rsidRPr="006F147B">
        <w:rPr>
          <w:rFonts w:ascii="Arial" w:hAnsi="Arial"/>
          <w:sz w:val="23"/>
          <w:szCs w:val="23"/>
        </w:rPr>
        <w:t>/MM/YYYY…</w:t>
      </w:r>
    </w:p>
    <w:p w14:paraId="4C4564AC" w14:textId="77777777" w:rsidR="0050369F" w:rsidRPr="0011013A" w:rsidRDefault="0050369F" w:rsidP="0050369F">
      <w:pPr>
        <w:ind w:left="360"/>
        <w:rPr>
          <w:rFonts w:ascii="Arial" w:hAnsi="Arial"/>
          <w:sz w:val="23"/>
          <w:szCs w:val="23"/>
        </w:rPr>
      </w:pPr>
    </w:p>
    <w:p w14:paraId="4EC574A7" w14:textId="66929195" w:rsidR="0011013A" w:rsidRPr="0011013A" w:rsidRDefault="0011013A" w:rsidP="0011013A">
      <w:pPr>
        <w:pStyle w:val="ListParagraph"/>
        <w:ind w:firstLine="720"/>
        <w:rPr>
          <w:rFonts w:ascii="Arial" w:eastAsia="Times New Roman" w:hAnsi="Arial" w:cs="Arial"/>
          <w:sz w:val="23"/>
          <w:szCs w:val="23"/>
          <w:lang w:val="en-US"/>
        </w:rPr>
      </w:pPr>
      <w:r>
        <w:rPr>
          <w:rFonts w:ascii="Arial" w:eastAsia="Times New Roman" w:hAnsi="Arial" w:cs="Arial"/>
          <w:sz w:val="23"/>
          <w:szCs w:val="23"/>
          <w:lang w:val="en-US"/>
        </w:rPr>
        <w:t xml:space="preserve">1) </w:t>
      </w:r>
      <w:proofErr w:type="gramStart"/>
      <w:r>
        <w:rPr>
          <w:rFonts w:ascii="Arial" w:eastAsia="Times New Roman" w:hAnsi="Arial" w:cs="Arial"/>
          <w:sz w:val="23"/>
          <w:szCs w:val="23"/>
          <w:lang w:val="en-US"/>
        </w:rPr>
        <w:t>for</w:t>
      </w:r>
      <w:proofErr w:type="gramEnd"/>
      <w:r>
        <w:rPr>
          <w:rFonts w:ascii="Arial" w:eastAsia="Times New Roman" w:hAnsi="Arial" w:cs="Arial"/>
          <w:sz w:val="23"/>
          <w:szCs w:val="23"/>
          <w:lang w:val="en-US"/>
        </w:rPr>
        <w:t xml:space="preserve"> aesthetics: </w:t>
      </w:r>
      <w:r>
        <w:rPr>
          <w:rFonts w:ascii="Arial" w:eastAsia="Times New Roman" w:hAnsi="Arial" w:cs="Arial"/>
          <w:sz w:val="23"/>
          <w:szCs w:val="23"/>
          <w:lang w:val="en-US"/>
        </w:rPr>
        <w:tab/>
      </w:r>
      <w:r>
        <w:rPr>
          <w:rFonts w:ascii="Arial" w:eastAsia="Times New Roman" w:hAnsi="Arial" w:cs="Arial"/>
          <w:sz w:val="23"/>
          <w:szCs w:val="23"/>
          <w:lang w:val="en-US"/>
        </w:rPr>
        <w:tab/>
      </w:r>
      <w:r w:rsidRPr="0011013A">
        <w:rPr>
          <w:rFonts w:ascii="Arial" w:eastAsia="Times New Roman" w:hAnsi="Arial" w:cs="Arial"/>
          <w:sz w:val="23"/>
          <w:szCs w:val="23"/>
          <w:lang w:val="en-US"/>
        </w:rPr>
        <w:t>Find: \r\s+</w:t>
      </w:r>
      <w:r>
        <w:rPr>
          <w:rFonts w:ascii="Arial" w:eastAsia="Times New Roman" w:hAnsi="Arial" w:cs="Arial"/>
          <w:sz w:val="23"/>
          <w:szCs w:val="23"/>
          <w:lang w:val="en-US"/>
        </w:rPr>
        <w:t xml:space="preserve">    </w:t>
      </w:r>
      <w:r>
        <w:rPr>
          <w:rFonts w:ascii="Arial" w:eastAsia="Times New Roman" w:hAnsi="Arial" w:cs="Arial"/>
          <w:sz w:val="23"/>
          <w:szCs w:val="23"/>
          <w:lang w:val="en-US"/>
        </w:rPr>
        <w:tab/>
      </w:r>
      <w:r>
        <w:rPr>
          <w:rFonts w:ascii="Arial" w:eastAsia="Times New Roman" w:hAnsi="Arial" w:cs="Arial"/>
          <w:sz w:val="23"/>
          <w:szCs w:val="23"/>
          <w:lang w:val="en-US"/>
        </w:rPr>
        <w:tab/>
        <w:t>R</w:t>
      </w:r>
      <w:r w:rsidRPr="0011013A">
        <w:rPr>
          <w:rFonts w:ascii="Arial" w:eastAsia="Times New Roman" w:hAnsi="Arial" w:cs="Arial"/>
          <w:sz w:val="23"/>
          <w:szCs w:val="23"/>
          <w:lang w:val="en-US"/>
        </w:rPr>
        <w:t>eplace:</w:t>
      </w:r>
    </w:p>
    <w:p w14:paraId="2839533F" w14:textId="1FE7F532" w:rsidR="0011013A" w:rsidRPr="0011013A" w:rsidRDefault="0011013A" w:rsidP="0011013A">
      <w:pPr>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lastRenderedPageBreak/>
        <w:t>Find</w:t>
      </w:r>
      <w:proofErr w:type="gramStart"/>
      <w:r w:rsidRPr="0011013A">
        <w:rPr>
          <w:rFonts w:ascii="Arial" w:eastAsia="Times New Roman" w:hAnsi="Arial" w:cs="Arial"/>
          <w:sz w:val="23"/>
          <w:szCs w:val="23"/>
          <w:lang w:val="en-US"/>
        </w:rPr>
        <w:t>: ;</w:t>
      </w:r>
      <w:proofErr w:type="gramEnd"/>
      <w:r>
        <w:rPr>
          <w:rFonts w:ascii="Arial" w:eastAsia="Times New Roman" w:hAnsi="Arial" w:cs="Arial"/>
          <w:sz w:val="23"/>
          <w:szCs w:val="23"/>
          <w:lang w:val="en-US"/>
        </w:rPr>
        <w:tab/>
      </w:r>
      <w:r>
        <w:rPr>
          <w:rFonts w:ascii="Arial" w:eastAsia="Times New Roman" w:hAnsi="Arial" w:cs="Arial"/>
          <w:sz w:val="23"/>
          <w:szCs w:val="23"/>
          <w:lang w:val="en-US"/>
        </w:rPr>
        <w:tab/>
      </w:r>
      <w:r>
        <w:rPr>
          <w:rFonts w:ascii="Arial" w:eastAsia="Times New Roman" w:hAnsi="Arial" w:cs="Arial"/>
          <w:sz w:val="23"/>
          <w:szCs w:val="23"/>
          <w:lang w:val="en-US"/>
        </w:rPr>
        <w:tab/>
        <w:t>R</w:t>
      </w:r>
      <w:r w:rsidRPr="0011013A">
        <w:rPr>
          <w:rFonts w:ascii="Arial" w:eastAsia="Times New Roman" w:hAnsi="Arial" w:cs="Arial"/>
          <w:sz w:val="23"/>
          <w:szCs w:val="23"/>
          <w:lang w:val="en-US"/>
        </w:rPr>
        <w:t>eplace: ;\r</w:t>
      </w:r>
    </w:p>
    <w:p w14:paraId="140B4F51" w14:textId="256312A2" w:rsidR="0011013A" w:rsidRPr="0011013A" w:rsidRDefault="0011013A" w:rsidP="0011013A">
      <w:pPr>
        <w:ind w:left="720" w:firstLine="720"/>
        <w:rPr>
          <w:rFonts w:ascii="Arial" w:eastAsia="Times New Roman" w:hAnsi="Arial" w:cs="Arial"/>
          <w:sz w:val="23"/>
          <w:szCs w:val="23"/>
          <w:lang w:val="en-US"/>
        </w:rPr>
      </w:pPr>
      <w:r w:rsidRPr="0011013A">
        <w:rPr>
          <w:rFonts w:ascii="Arial" w:eastAsia="Times New Roman" w:hAnsi="Arial" w:cs="Arial"/>
          <w:sz w:val="23"/>
          <w:szCs w:val="23"/>
          <w:lang w:val="en-US"/>
        </w:rPr>
        <w:t xml:space="preserve">2) </w:t>
      </w:r>
      <w:proofErr w:type="gramStart"/>
      <w:r w:rsidRPr="0011013A">
        <w:rPr>
          <w:rFonts w:ascii="Arial" w:eastAsia="Times New Roman" w:hAnsi="Arial" w:cs="Arial"/>
          <w:sz w:val="23"/>
          <w:szCs w:val="23"/>
          <w:lang w:val="en-US"/>
        </w:rPr>
        <w:t>for</w:t>
      </w:r>
      <w:proofErr w:type="gramEnd"/>
      <w:r w:rsidRPr="0011013A">
        <w:rPr>
          <w:rFonts w:ascii="Arial" w:eastAsia="Times New Roman" w:hAnsi="Arial" w:cs="Arial"/>
          <w:sz w:val="23"/>
          <w:szCs w:val="23"/>
          <w:lang w:val="en-US"/>
        </w:rPr>
        <w:t xml:space="preserve"> year with no month or date</w:t>
      </w:r>
      <w:r w:rsidR="00E029F6">
        <w:rPr>
          <w:rFonts w:ascii="Arial" w:eastAsia="Times New Roman" w:hAnsi="Arial" w:cs="Arial"/>
          <w:sz w:val="23"/>
          <w:szCs w:val="23"/>
          <w:lang w:val="en-US"/>
        </w:rPr>
        <w:t xml:space="preserve">, add </w:t>
      </w:r>
      <w:r w:rsidR="00E029F6">
        <w:rPr>
          <w:rFonts w:ascii="Arial" w:hAnsi="Arial"/>
          <w:sz w:val="23"/>
          <w:szCs w:val="23"/>
        </w:rPr>
        <w:t>prefix ‘15/06</w:t>
      </w:r>
      <w:r w:rsidR="00E029F6" w:rsidRPr="0011013A">
        <w:rPr>
          <w:rFonts w:ascii="Arial" w:hAnsi="Arial"/>
          <w:sz w:val="23"/>
          <w:szCs w:val="23"/>
        </w:rPr>
        <w:t>’</w:t>
      </w:r>
      <w:r>
        <w:rPr>
          <w:rFonts w:ascii="Arial" w:eastAsia="Times New Roman" w:hAnsi="Arial" w:cs="Arial"/>
          <w:sz w:val="23"/>
          <w:szCs w:val="23"/>
          <w:lang w:val="en-US"/>
        </w:rPr>
        <w:t>:</w:t>
      </w:r>
    </w:p>
    <w:p w14:paraId="2B246978" w14:textId="1794B2DC" w:rsidR="0011013A" w:rsidRPr="0011013A" w:rsidRDefault="0011013A" w:rsidP="0011013A">
      <w:pPr>
        <w:pStyle w:val="ListParagraph"/>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 \|</w:t>
      </w:r>
      <w:r w:rsidRPr="00942E09">
        <w:rPr>
          <w:rFonts w:ascii="Arial" w:eastAsia="Times New Roman" w:hAnsi="Arial" w:cs="Arial"/>
          <w:color w:val="C0504D" w:themeColor="accent2"/>
          <w:sz w:val="23"/>
          <w:szCs w:val="23"/>
          <w:lang w:val="en-US"/>
        </w:rPr>
        <w:t>(</w:t>
      </w:r>
      <w:r w:rsidRPr="0011013A">
        <w:rPr>
          <w:rFonts w:ascii="Arial" w:eastAsia="Times New Roman" w:hAnsi="Arial" w:cs="Arial"/>
          <w:sz w:val="23"/>
          <w:szCs w:val="23"/>
          <w:lang w:val="en-US"/>
        </w:rPr>
        <w:t>\d\d\d\d’</w:t>
      </w:r>
      <w:r w:rsidRPr="00942E09">
        <w:rPr>
          <w:rFonts w:ascii="Arial" w:eastAsia="Times New Roman" w:hAnsi="Arial" w:cs="Arial"/>
          <w:color w:val="C0504D" w:themeColor="accent2"/>
          <w:sz w:val="23"/>
          <w:szCs w:val="23"/>
          <w:lang w:val="en-US"/>
        </w:rPr>
        <w:t>)</w:t>
      </w:r>
      <w:r>
        <w:rPr>
          <w:rFonts w:ascii="Arial" w:eastAsia="Times New Roman" w:hAnsi="Arial" w:cs="Arial"/>
          <w:sz w:val="23"/>
          <w:szCs w:val="23"/>
          <w:lang w:val="en-US"/>
        </w:rPr>
        <w:tab/>
      </w:r>
      <w:r w:rsidRPr="0011013A">
        <w:rPr>
          <w:rFonts w:ascii="Arial" w:eastAsia="Times New Roman" w:hAnsi="Arial" w:cs="Arial"/>
          <w:sz w:val="23"/>
          <w:szCs w:val="23"/>
          <w:lang w:val="en-US"/>
        </w:rPr>
        <w:t>Replace: |15/06/</w:t>
      </w:r>
      <w:r w:rsidRPr="00942E09">
        <w:rPr>
          <w:rFonts w:ascii="Arial" w:eastAsia="Times New Roman" w:hAnsi="Arial" w:cs="Arial"/>
          <w:color w:val="0000FF"/>
          <w:sz w:val="23"/>
          <w:szCs w:val="23"/>
          <w:lang w:val="en-US"/>
        </w:rPr>
        <w:t>\1</w:t>
      </w:r>
    </w:p>
    <w:p w14:paraId="1F9A568D" w14:textId="1F7353DF" w:rsidR="0011013A" w:rsidRPr="0011013A" w:rsidRDefault="0011013A" w:rsidP="0011013A">
      <w:pPr>
        <w:ind w:left="720" w:firstLine="720"/>
        <w:rPr>
          <w:rFonts w:ascii="Arial" w:eastAsia="Times New Roman" w:hAnsi="Arial" w:cs="Arial"/>
          <w:sz w:val="23"/>
          <w:szCs w:val="23"/>
          <w:lang w:val="en-US"/>
        </w:rPr>
      </w:pPr>
      <w:r w:rsidRPr="0011013A">
        <w:rPr>
          <w:rFonts w:ascii="Arial" w:eastAsia="Times New Roman" w:hAnsi="Arial" w:cs="Arial"/>
          <w:sz w:val="23"/>
          <w:szCs w:val="23"/>
          <w:lang w:val="en-US"/>
        </w:rPr>
        <w:t xml:space="preserve">3) </w:t>
      </w:r>
      <w:proofErr w:type="gramStart"/>
      <w:r w:rsidRPr="0011013A">
        <w:rPr>
          <w:rFonts w:ascii="Arial" w:eastAsia="Times New Roman" w:hAnsi="Arial" w:cs="Arial"/>
          <w:sz w:val="23"/>
          <w:szCs w:val="23"/>
          <w:lang w:val="en-US"/>
        </w:rPr>
        <w:t>for</w:t>
      </w:r>
      <w:proofErr w:type="gramEnd"/>
      <w:r w:rsidRPr="0011013A">
        <w:rPr>
          <w:rFonts w:ascii="Arial" w:eastAsia="Times New Roman" w:hAnsi="Arial" w:cs="Arial"/>
          <w:sz w:val="23"/>
          <w:szCs w:val="23"/>
          <w:lang w:val="en-US"/>
        </w:rPr>
        <w:t xml:space="preserve"> year and month but no day</w:t>
      </w:r>
      <w:r w:rsidR="00E029F6">
        <w:rPr>
          <w:rFonts w:ascii="Arial" w:eastAsia="Times New Roman" w:hAnsi="Arial" w:cs="Arial"/>
          <w:sz w:val="23"/>
          <w:szCs w:val="23"/>
          <w:lang w:val="en-US"/>
        </w:rPr>
        <w:t>, add prefix 15</w:t>
      </w:r>
      <w:r>
        <w:rPr>
          <w:rFonts w:ascii="Arial" w:eastAsia="Times New Roman" w:hAnsi="Arial" w:cs="Arial"/>
          <w:sz w:val="23"/>
          <w:szCs w:val="23"/>
          <w:lang w:val="en-US"/>
        </w:rPr>
        <w:t>:</w:t>
      </w:r>
    </w:p>
    <w:p w14:paraId="35D95A82" w14:textId="7FE22387" w:rsidR="006A6498" w:rsidRPr="00942E09" w:rsidRDefault="0011013A" w:rsidP="00942E09">
      <w:pPr>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 \|</w:t>
      </w:r>
      <w:r w:rsidRPr="00942E09">
        <w:rPr>
          <w:rFonts w:ascii="Arial" w:eastAsia="Times New Roman" w:hAnsi="Arial" w:cs="Arial"/>
          <w:color w:val="C0504D" w:themeColor="accent2"/>
          <w:sz w:val="23"/>
          <w:szCs w:val="23"/>
          <w:lang w:val="en-US"/>
        </w:rPr>
        <w:t>(</w:t>
      </w:r>
      <w:r w:rsidRPr="0011013A">
        <w:rPr>
          <w:rFonts w:ascii="Arial" w:eastAsia="Times New Roman" w:hAnsi="Arial" w:cs="Arial"/>
          <w:sz w:val="23"/>
          <w:szCs w:val="23"/>
          <w:lang w:val="en-US"/>
        </w:rPr>
        <w:t>\d\d/\d\d\d\d’</w:t>
      </w:r>
      <w:r w:rsidRPr="00942E09">
        <w:rPr>
          <w:rFonts w:ascii="Arial" w:eastAsia="Times New Roman" w:hAnsi="Arial" w:cs="Arial"/>
          <w:color w:val="C0504D" w:themeColor="accent2"/>
          <w:sz w:val="23"/>
          <w:szCs w:val="23"/>
          <w:lang w:val="en-US"/>
        </w:rPr>
        <w:t>)</w:t>
      </w:r>
      <w:r>
        <w:rPr>
          <w:rFonts w:ascii="Arial" w:eastAsia="Times New Roman" w:hAnsi="Arial" w:cs="Arial"/>
          <w:sz w:val="23"/>
          <w:szCs w:val="23"/>
          <w:lang w:val="en-US"/>
        </w:rPr>
        <w:tab/>
        <w:t>R</w:t>
      </w:r>
      <w:r w:rsidRPr="0011013A">
        <w:rPr>
          <w:rFonts w:ascii="Arial" w:eastAsia="Times New Roman" w:hAnsi="Arial" w:cs="Arial"/>
          <w:sz w:val="23"/>
          <w:szCs w:val="23"/>
          <w:lang w:val="en-US"/>
        </w:rPr>
        <w:t>eplace: |15/</w:t>
      </w:r>
      <w:r w:rsidRPr="00942E09">
        <w:rPr>
          <w:rFonts w:ascii="Arial" w:eastAsia="Times New Roman" w:hAnsi="Arial" w:cs="Arial"/>
          <w:color w:val="0000FF"/>
          <w:sz w:val="23"/>
          <w:szCs w:val="23"/>
          <w:lang w:val="en-US"/>
        </w:rPr>
        <w:t>\1</w:t>
      </w:r>
    </w:p>
    <w:p w14:paraId="56F30767" w14:textId="673BEC5B" w:rsidR="00E029F6" w:rsidRPr="006F147B" w:rsidRDefault="00E029F6" w:rsidP="006F147B">
      <w:pPr>
        <w:ind w:left="360"/>
        <w:rPr>
          <w:rFonts w:ascii="Arial" w:hAnsi="Arial"/>
          <w:sz w:val="23"/>
          <w:szCs w:val="23"/>
        </w:rPr>
      </w:pPr>
      <w:r w:rsidRPr="006F147B">
        <w:rPr>
          <w:rFonts w:ascii="Arial" w:hAnsi="Arial"/>
          <w:sz w:val="23"/>
          <w:szCs w:val="23"/>
        </w:rPr>
        <w:t>MM/DD/YYYY…</w:t>
      </w:r>
    </w:p>
    <w:p w14:paraId="1DCDA571" w14:textId="77777777" w:rsidR="006F147B" w:rsidRPr="0011013A" w:rsidRDefault="006F147B" w:rsidP="006F147B">
      <w:pPr>
        <w:pStyle w:val="ListParagraph"/>
        <w:ind w:firstLine="720"/>
        <w:rPr>
          <w:rFonts w:ascii="Arial" w:eastAsia="Times New Roman" w:hAnsi="Arial" w:cs="Arial"/>
          <w:sz w:val="23"/>
          <w:szCs w:val="23"/>
          <w:lang w:val="en-US"/>
        </w:rPr>
      </w:pPr>
      <w:r>
        <w:rPr>
          <w:rFonts w:ascii="Arial" w:eastAsia="Times New Roman" w:hAnsi="Arial" w:cs="Arial"/>
          <w:sz w:val="23"/>
          <w:szCs w:val="23"/>
          <w:lang w:val="en-US"/>
        </w:rPr>
        <w:t xml:space="preserve">1) </w:t>
      </w:r>
      <w:proofErr w:type="gramStart"/>
      <w:r>
        <w:rPr>
          <w:rFonts w:ascii="Arial" w:eastAsia="Times New Roman" w:hAnsi="Arial" w:cs="Arial"/>
          <w:sz w:val="23"/>
          <w:szCs w:val="23"/>
          <w:lang w:val="en-US"/>
        </w:rPr>
        <w:t>for</w:t>
      </w:r>
      <w:proofErr w:type="gramEnd"/>
      <w:r>
        <w:rPr>
          <w:rFonts w:ascii="Arial" w:eastAsia="Times New Roman" w:hAnsi="Arial" w:cs="Arial"/>
          <w:sz w:val="23"/>
          <w:szCs w:val="23"/>
          <w:lang w:val="en-US"/>
        </w:rPr>
        <w:t xml:space="preserve"> aesthetics: </w:t>
      </w:r>
      <w:r>
        <w:rPr>
          <w:rFonts w:ascii="Arial" w:eastAsia="Times New Roman" w:hAnsi="Arial" w:cs="Arial"/>
          <w:sz w:val="23"/>
          <w:szCs w:val="23"/>
          <w:lang w:val="en-US"/>
        </w:rPr>
        <w:tab/>
      </w:r>
      <w:r>
        <w:rPr>
          <w:rFonts w:ascii="Arial" w:eastAsia="Times New Roman" w:hAnsi="Arial" w:cs="Arial"/>
          <w:sz w:val="23"/>
          <w:szCs w:val="23"/>
          <w:lang w:val="en-US"/>
        </w:rPr>
        <w:tab/>
      </w:r>
      <w:r w:rsidRPr="0011013A">
        <w:rPr>
          <w:rFonts w:ascii="Arial" w:eastAsia="Times New Roman" w:hAnsi="Arial" w:cs="Arial"/>
          <w:sz w:val="23"/>
          <w:szCs w:val="23"/>
          <w:lang w:val="en-US"/>
        </w:rPr>
        <w:t>Find: \r\s+</w:t>
      </w:r>
      <w:r>
        <w:rPr>
          <w:rFonts w:ascii="Arial" w:eastAsia="Times New Roman" w:hAnsi="Arial" w:cs="Arial"/>
          <w:sz w:val="23"/>
          <w:szCs w:val="23"/>
          <w:lang w:val="en-US"/>
        </w:rPr>
        <w:t xml:space="preserve">    </w:t>
      </w:r>
      <w:r>
        <w:rPr>
          <w:rFonts w:ascii="Arial" w:eastAsia="Times New Roman" w:hAnsi="Arial" w:cs="Arial"/>
          <w:sz w:val="23"/>
          <w:szCs w:val="23"/>
          <w:lang w:val="en-US"/>
        </w:rPr>
        <w:tab/>
      </w:r>
      <w:r>
        <w:rPr>
          <w:rFonts w:ascii="Arial" w:eastAsia="Times New Roman" w:hAnsi="Arial" w:cs="Arial"/>
          <w:sz w:val="23"/>
          <w:szCs w:val="23"/>
          <w:lang w:val="en-US"/>
        </w:rPr>
        <w:tab/>
        <w:t>R</w:t>
      </w:r>
      <w:r w:rsidRPr="0011013A">
        <w:rPr>
          <w:rFonts w:ascii="Arial" w:eastAsia="Times New Roman" w:hAnsi="Arial" w:cs="Arial"/>
          <w:sz w:val="23"/>
          <w:szCs w:val="23"/>
          <w:lang w:val="en-US"/>
        </w:rPr>
        <w:t>eplace:</w:t>
      </w:r>
    </w:p>
    <w:p w14:paraId="755094DF" w14:textId="77777777" w:rsidR="006F147B" w:rsidRPr="0011013A" w:rsidRDefault="006F147B" w:rsidP="006F147B">
      <w:pPr>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w:t>
      </w:r>
      <w:proofErr w:type="gramStart"/>
      <w:r w:rsidRPr="0011013A">
        <w:rPr>
          <w:rFonts w:ascii="Arial" w:eastAsia="Times New Roman" w:hAnsi="Arial" w:cs="Arial"/>
          <w:sz w:val="23"/>
          <w:szCs w:val="23"/>
          <w:lang w:val="en-US"/>
        </w:rPr>
        <w:t>: ;</w:t>
      </w:r>
      <w:proofErr w:type="gramEnd"/>
      <w:r>
        <w:rPr>
          <w:rFonts w:ascii="Arial" w:eastAsia="Times New Roman" w:hAnsi="Arial" w:cs="Arial"/>
          <w:sz w:val="23"/>
          <w:szCs w:val="23"/>
          <w:lang w:val="en-US"/>
        </w:rPr>
        <w:tab/>
      </w:r>
      <w:r>
        <w:rPr>
          <w:rFonts w:ascii="Arial" w:eastAsia="Times New Roman" w:hAnsi="Arial" w:cs="Arial"/>
          <w:sz w:val="23"/>
          <w:szCs w:val="23"/>
          <w:lang w:val="en-US"/>
        </w:rPr>
        <w:tab/>
      </w:r>
      <w:r>
        <w:rPr>
          <w:rFonts w:ascii="Arial" w:eastAsia="Times New Roman" w:hAnsi="Arial" w:cs="Arial"/>
          <w:sz w:val="23"/>
          <w:szCs w:val="23"/>
          <w:lang w:val="en-US"/>
        </w:rPr>
        <w:tab/>
        <w:t>R</w:t>
      </w:r>
      <w:r w:rsidRPr="0011013A">
        <w:rPr>
          <w:rFonts w:ascii="Arial" w:eastAsia="Times New Roman" w:hAnsi="Arial" w:cs="Arial"/>
          <w:sz w:val="23"/>
          <w:szCs w:val="23"/>
          <w:lang w:val="en-US"/>
        </w:rPr>
        <w:t>eplace: ;\r</w:t>
      </w:r>
    </w:p>
    <w:p w14:paraId="2F6C3163" w14:textId="20F7FDE5" w:rsidR="006F147B" w:rsidRPr="0011013A" w:rsidRDefault="006F147B" w:rsidP="006F147B">
      <w:pPr>
        <w:ind w:left="720" w:firstLine="720"/>
        <w:rPr>
          <w:rFonts w:ascii="Arial" w:eastAsia="Times New Roman" w:hAnsi="Arial" w:cs="Arial"/>
          <w:sz w:val="23"/>
          <w:szCs w:val="23"/>
          <w:lang w:val="en-US"/>
        </w:rPr>
      </w:pPr>
      <w:r w:rsidRPr="0011013A">
        <w:rPr>
          <w:rFonts w:ascii="Arial" w:eastAsia="Times New Roman" w:hAnsi="Arial" w:cs="Arial"/>
          <w:sz w:val="23"/>
          <w:szCs w:val="23"/>
          <w:lang w:val="en-US"/>
        </w:rPr>
        <w:t xml:space="preserve">2) </w:t>
      </w:r>
      <w:proofErr w:type="gramStart"/>
      <w:r w:rsidRPr="0011013A">
        <w:rPr>
          <w:rFonts w:ascii="Arial" w:eastAsia="Times New Roman" w:hAnsi="Arial" w:cs="Arial"/>
          <w:sz w:val="23"/>
          <w:szCs w:val="23"/>
          <w:lang w:val="en-US"/>
        </w:rPr>
        <w:t>for</w:t>
      </w:r>
      <w:proofErr w:type="gramEnd"/>
      <w:r w:rsidRPr="0011013A">
        <w:rPr>
          <w:rFonts w:ascii="Arial" w:eastAsia="Times New Roman" w:hAnsi="Arial" w:cs="Arial"/>
          <w:sz w:val="23"/>
          <w:szCs w:val="23"/>
          <w:lang w:val="en-US"/>
        </w:rPr>
        <w:t xml:space="preserve"> year with no month or date</w:t>
      </w:r>
      <w:r>
        <w:rPr>
          <w:rFonts w:ascii="Arial" w:eastAsia="Times New Roman" w:hAnsi="Arial" w:cs="Arial"/>
          <w:sz w:val="23"/>
          <w:szCs w:val="23"/>
          <w:lang w:val="en-US"/>
        </w:rPr>
        <w:t xml:space="preserve">, add </w:t>
      </w:r>
      <w:r w:rsidR="00942E09">
        <w:rPr>
          <w:rFonts w:ascii="Arial" w:hAnsi="Arial"/>
          <w:sz w:val="23"/>
          <w:szCs w:val="23"/>
        </w:rPr>
        <w:t>prefix ‘</w:t>
      </w:r>
      <w:r>
        <w:rPr>
          <w:rFonts w:ascii="Arial" w:hAnsi="Arial"/>
          <w:sz w:val="23"/>
          <w:szCs w:val="23"/>
        </w:rPr>
        <w:t>06</w:t>
      </w:r>
      <w:r w:rsidR="00942E09">
        <w:rPr>
          <w:rFonts w:ascii="Arial" w:hAnsi="Arial"/>
          <w:sz w:val="23"/>
          <w:szCs w:val="23"/>
        </w:rPr>
        <w:t>/15</w:t>
      </w:r>
      <w:r w:rsidRPr="0011013A">
        <w:rPr>
          <w:rFonts w:ascii="Arial" w:hAnsi="Arial"/>
          <w:sz w:val="23"/>
          <w:szCs w:val="23"/>
        </w:rPr>
        <w:t>’</w:t>
      </w:r>
      <w:r>
        <w:rPr>
          <w:rFonts w:ascii="Arial" w:eastAsia="Times New Roman" w:hAnsi="Arial" w:cs="Arial"/>
          <w:sz w:val="23"/>
          <w:szCs w:val="23"/>
          <w:lang w:val="en-US"/>
        </w:rPr>
        <w:t>:</w:t>
      </w:r>
    </w:p>
    <w:p w14:paraId="64AF7EE6" w14:textId="5F52F51A" w:rsidR="006F147B" w:rsidRPr="0011013A" w:rsidRDefault="006F147B" w:rsidP="006F147B">
      <w:pPr>
        <w:pStyle w:val="ListParagraph"/>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 \|</w:t>
      </w:r>
      <w:r w:rsidRPr="00942E09">
        <w:rPr>
          <w:rFonts w:ascii="Arial" w:eastAsia="Times New Roman" w:hAnsi="Arial" w:cs="Arial"/>
          <w:color w:val="C0504D" w:themeColor="accent2"/>
          <w:sz w:val="23"/>
          <w:szCs w:val="23"/>
          <w:lang w:val="en-US"/>
        </w:rPr>
        <w:t>(</w:t>
      </w:r>
      <w:r w:rsidRPr="0011013A">
        <w:rPr>
          <w:rFonts w:ascii="Arial" w:eastAsia="Times New Roman" w:hAnsi="Arial" w:cs="Arial"/>
          <w:sz w:val="23"/>
          <w:szCs w:val="23"/>
          <w:lang w:val="en-US"/>
        </w:rPr>
        <w:t>\d\d\d\d’</w:t>
      </w:r>
      <w:r w:rsidRPr="00942E09">
        <w:rPr>
          <w:rFonts w:ascii="Arial" w:eastAsia="Times New Roman" w:hAnsi="Arial" w:cs="Arial"/>
          <w:color w:val="C0504D" w:themeColor="accent2"/>
          <w:sz w:val="23"/>
          <w:szCs w:val="23"/>
          <w:lang w:val="en-US"/>
        </w:rPr>
        <w:t>)</w:t>
      </w:r>
      <w:r>
        <w:rPr>
          <w:rFonts w:ascii="Arial" w:eastAsia="Times New Roman" w:hAnsi="Arial" w:cs="Arial"/>
          <w:sz w:val="23"/>
          <w:szCs w:val="23"/>
          <w:lang w:val="en-US"/>
        </w:rPr>
        <w:tab/>
      </w:r>
      <w:r w:rsidR="00942E09">
        <w:rPr>
          <w:rFonts w:ascii="Arial" w:eastAsia="Times New Roman" w:hAnsi="Arial" w:cs="Arial"/>
          <w:sz w:val="23"/>
          <w:szCs w:val="23"/>
          <w:lang w:val="en-US"/>
        </w:rPr>
        <w:t>Replace: |</w:t>
      </w:r>
      <w:r w:rsidRPr="0011013A">
        <w:rPr>
          <w:rFonts w:ascii="Arial" w:eastAsia="Times New Roman" w:hAnsi="Arial" w:cs="Arial"/>
          <w:sz w:val="23"/>
          <w:szCs w:val="23"/>
          <w:lang w:val="en-US"/>
        </w:rPr>
        <w:t>06/</w:t>
      </w:r>
      <w:r w:rsidR="00942E09">
        <w:rPr>
          <w:rFonts w:ascii="Arial" w:eastAsia="Times New Roman" w:hAnsi="Arial" w:cs="Arial"/>
          <w:sz w:val="23"/>
          <w:szCs w:val="23"/>
          <w:lang w:val="en-US"/>
        </w:rPr>
        <w:t>15/</w:t>
      </w:r>
      <w:r w:rsidRPr="00942E09">
        <w:rPr>
          <w:rFonts w:ascii="Arial" w:eastAsia="Times New Roman" w:hAnsi="Arial" w:cs="Arial"/>
          <w:color w:val="0000FF"/>
          <w:sz w:val="23"/>
          <w:szCs w:val="23"/>
          <w:lang w:val="en-US"/>
        </w:rPr>
        <w:t>\1</w:t>
      </w:r>
    </w:p>
    <w:p w14:paraId="3BA438E3" w14:textId="771048D0" w:rsidR="006F147B" w:rsidRPr="0011013A" w:rsidRDefault="006F147B" w:rsidP="006F147B">
      <w:pPr>
        <w:ind w:left="720" w:firstLine="720"/>
        <w:rPr>
          <w:rFonts w:ascii="Arial" w:eastAsia="Times New Roman" w:hAnsi="Arial" w:cs="Arial"/>
          <w:sz w:val="23"/>
          <w:szCs w:val="23"/>
          <w:lang w:val="en-US"/>
        </w:rPr>
      </w:pPr>
      <w:r w:rsidRPr="0011013A">
        <w:rPr>
          <w:rFonts w:ascii="Arial" w:eastAsia="Times New Roman" w:hAnsi="Arial" w:cs="Arial"/>
          <w:sz w:val="23"/>
          <w:szCs w:val="23"/>
          <w:lang w:val="en-US"/>
        </w:rPr>
        <w:t xml:space="preserve">3) </w:t>
      </w:r>
      <w:proofErr w:type="gramStart"/>
      <w:r w:rsidRPr="0011013A">
        <w:rPr>
          <w:rFonts w:ascii="Arial" w:eastAsia="Times New Roman" w:hAnsi="Arial" w:cs="Arial"/>
          <w:sz w:val="23"/>
          <w:szCs w:val="23"/>
          <w:lang w:val="en-US"/>
        </w:rPr>
        <w:t>for</w:t>
      </w:r>
      <w:proofErr w:type="gramEnd"/>
      <w:r w:rsidRPr="0011013A">
        <w:rPr>
          <w:rFonts w:ascii="Arial" w:eastAsia="Times New Roman" w:hAnsi="Arial" w:cs="Arial"/>
          <w:sz w:val="23"/>
          <w:szCs w:val="23"/>
          <w:lang w:val="en-US"/>
        </w:rPr>
        <w:t xml:space="preserve"> year and month but no day</w:t>
      </w:r>
      <w:r>
        <w:rPr>
          <w:rFonts w:ascii="Arial" w:eastAsia="Times New Roman" w:hAnsi="Arial" w:cs="Arial"/>
          <w:sz w:val="23"/>
          <w:szCs w:val="23"/>
          <w:lang w:val="en-US"/>
        </w:rPr>
        <w:t>, add 15</w:t>
      </w:r>
      <w:r w:rsidR="00942E09">
        <w:rPr>
          <w:rFonts w:ascii="Arial" w:eastAsia="Times New Roman" w:hAnsi="Arial" w:cs="Arial"/>
          <w:sz w:val="23"/>
          <w:szCs w:val="23"/>
          <w:lang w:val="en-US"/>
        </w:rPr>
        <w:t xml:space="preserve"> between month and year</w:t>
      </w:r>
      <w:r>
        <w:rPr>
          <w:rFonts w:ascii="Arial" w:eastAsia="Times New Roman" w:hAnsi="Arial" w:cs="Arial"/>
          <w:sz w:val="23"/>
          <w:szCs w:val="23"/>
          <w:lang w:val="en-US"/>
        </w:rPr>
        <w:t>:</w:t>
      </w:r>
    </w:p>
    <w:p w14:paraId="7FB89B6F" w14:textId="49C0CA81" w:rsidR="00350176" w:rsidRPr="00942E09" w:rsidRDefault="006F147B" w:rsidP="00942E09">
      <w:pPr>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 \|</w:t>
      </w:r>
      <w:r w:rsidRPr="00942E09">
        <w:rPr>
          <w:rFonts w:ascii="Arial" w:eastAsia="Times New Roman" w:hAnsi="Arial" w:cs="Arial"/>
          <w:color w:val="C0504D" w:themeColor="accent2"/>
          <w:sz w:val="23"/>
          <w:szCs w:val="23"/>
          <w:lang w:val="en-US"/>
        </w:rPr>
        <w:t>(</w:t>
      </w:r>
      <w:r w:rsidRPr="0011013A">
        <w:rPr>
          <w:rFonts w:ascii="Arial" w:eastAsia="Times New Roman" w:hAnsi="Arial" w:cs="Arial"/>
          <w:sz w:val="23"/>
          <w:szCs w:val="23"/>
          <w:lang w:val="en-US"/>
        </w:rPr>
        <w:t>\d\d</w:t>
      </w:r>
      <w:r w:rsidR="00942E09" w:rsidRPr="00942E09">
        <w:rPr>
          <w:rFonts w:ascii="Arial" w:eastAsia="Times New Roman" w:hAnsi="Arial" w:cs="Arial"/>
          <w:color w:val="C0504D" w:themeColor="accent2"/>
          <w:sz w:val="23"/>
          <w:szCs w:val="23"/>
          <w:lang w:val="en-US"/>
        </w:rPr>
        <w:t>)(</w:t>
      </w:r>
      <w:r w:rsidRPr="0011013A">
        <w:rPr>
          <w:rFonts w:ascii="Arial" w:eastAsia="Times New Roman" w:hAnsi="Arial" w:cs="Arial"/>
          <w:sz w:val="23"/>
          <w:szCs w:val="23"/>
          <w:lang w:val="en-US"/>
        </w:rPr>
        <w:t>/\d\d\d\d’</w:t>
      </w:r>
      <w:r w:rsidRPr="00942E09">
        <w:rPr>
          <w:rFonts w:ascii="Arial" w:eastAsia="Times New Roman" w:hAnsi="Arial" w:cs="Arial"/>
          <w:color w:val="C0504D" w:themeColor="accent2"/>
          <w:sz w:val="23"/>
          <w:szCs w:val="23"/>
          <w:lang w:val="en-US"/>
        </w:rPr>
        <w:t>)</w:t>
      </w:r>
      <w:r w:rsidR="00B24199">
        <w:rPr>
          <w:rFonts w:ascii="Arial" w:eastAsia="Times New Roman" w:hAnsi="Arial" w:cs="Arial"/>
          <w:sz w:val="23"/>
          <w:szCs w:val="23"/>
          <w:lang w:val="en-US"/>
        </w:rPr>
        <w:t xml:space="preserve"> </w:t>
      </w:r>
      <w:r>
        <w:rPr>
          <w:rFonts w:ascii="Arial" w:eastAsia="Times New Roman" w:hAnsi="Arial" w:cs="Arial"/>
          <w:sz w:val="23"/>
          <w:szCs w:val="23"/>
          <w:lang w:val="en-US"/>
        </w:rPr>
        <w:t>R</w:t>
      </w:r>
      <w:r w:rsidR="00942E09">
        <w:rPr>
          <w:rFonts w:ascii="Arial" w:eastAsia="Times New Roman" w:hAnsi="Arial" w:cs="Arial"/>
          <w:sz w:val="23"/>
          <w:szCs w:val="23"/>
          <w:lang w:val="en-US"/>
        </w:rPr>
        <w:t>eplace: |</w:t>
      </w:r>
      <w:r w:rsidRPr="00942E09">
        <w:rPr>
          <w:rFonts w:ascii="Arial" w:eastAsia="Times New Roman" w:hAnsi="Arial" w:cs="Arial"/>
          <w:color w:val="0000FF"/>
          <w:sz w:val="23"/>
          <w:szCs w:val="23"/>
          <w:lang w:val="en-US"/>
        </w:rPr>
        <w:t>\1</w:t>
      </w:r>
      <w:r w:rsidR="00942E09" w:rsidRPr="00942E09">
        <w:rPr>
          <w:rFonts w:ascii="Arial" w:eastAsia="Times New Roman" w:hAnsi="Arial" w:cs="Arial"/>
          <w:sz w:val="23"/>
          <w:szCs w:val="23"/>
          <w:lang w:val="en-US"/>
        </w:rPr>
        <w:t>/15</w:t>
      </w:r>
      <w:r w:rsidR="00942E09">
        <w:rPr>
          <w:rFonts w:ascii="Arial" w:eastAsia="Times New Roman" w:hAnsi="Arial" w:cs="Arial"/>
          <w:color w:val="0000FF"/>
          <w:sz w:val="23"/>
          <w:szCs w:val="23"/>
          <w:lang w:val="en-US"/>
        </w:rPr>
        <w:t>\2</w:t>
      </w:r>
    </w:p>
    <w:p w14:paraId="2534A3D6" w14:textId="77777777" w:rsidR="002D2E96" w:rsidRDefault="002D2E96" w:rsidP="00BE6BB9">
      <w:pPr>
        <w:rPr>
          <w:rFonts w:ascii="Arial" w:hAnsi="Arial"/>
          <w:color w:val="4BACC6" w:themeColor="accent5"/>
          <w:sz w:val="23"/>
          <w:szCs w:val="23"/>
        </w:rPr>
      </w:pPr>
    </w:p>
    <w:p w14:paraId="314E754D" w14:textId="3E079F0B" w:rsidR="00BE6BB9" w:rsidRDefault="00191CB5" w:rsidP="00BE6BB9">
      <w:pPr>
        <w:rPr>
          <w:rFonts w:ascii="Arial" w:hAnsi="Arial"/>
          <w:color w:val="4BACC6" w:themeColor="accent5"/>
          <w:sz w:val="23"/>
          <w:szCs w:val="23"/>
        </w:rPr>
      </w:pPr>
      <w:r>
        <w:rPr>
          <w:rFonts w:ascii="Arial" w:hAnsi="Arial"/>
          <w:color w:val="4BACC6" w:themeColor="accent5"/>
          <w:sz w:val="23"/>
          <w:szCs w:val="23"/>
        </w:rPr>
        <w:t>Estimating most recent common ancestor</w:t>
      </w:r>
      <w:r w:rsidR="00BE6BB9">
        <w:rPr>
          <w:rFonts w:ascii="Arial" w:hAnsi="Arial"/>
          <w:color w:val="4BACC6" w:themeColor="accent5"/>
          <w:sz w:val="23"/>
          <w:szCs w:val="23"/>
        </w:rPr>
        <w:t xml:space="preserve"> using </w:t>
      </w:r>
      <w:r>
        <w:rPr>
          <w:rFonts w:ascii="Arial" w:hAnsi="Arial"/>
          <w:color w:val="4BACC6" w:themeColor="accent5"/>
          <w:sz w:val="23"/>
          <w:szCs w:val="23"/>
        </w:rPr>
        <w:t>BEAST</w:t>
      </w:r>
      <w:r w:rsidR="00BE6BB9">
        <w:rPr>
          <w:rFonts w:ascii="Arial" w:hAnsi="Arial"/>
          <w:color w:val="4BACC6" w:themeColor="accent5"/>
          <w:sz w:val="23"/>
          <w:szCs w:val="23"/>
        </w:rPr>
        <w:t>…</w:t>
      </w:r>
    </w:p>
    <w:p w14:paraId="456D4F33" w14:textId="77777777" w:rsidR="00B147D3" w:rsidRPr="00BE6BB9" w:rsidRDefault="00B147D3" w:rsidP="00BE6BB9">
      <w:pPr>
        <w:rPr>
          <w:rFonts w:ascii="Arial" w:hAnsi="Arial"/>
          <w:color w:val="4BACC6" w:themeColor="accent5"/>
          <w:sz w:val="23"/>
          <w:szCs w:val="23"/>
        </w:rPr>
      </w:pPr>
    </w:p>
    <w:p w14:paraId="628E9B03" w14:textId="614EC711" w:rsidR="00E85E4E" w:rsidRPr="00BE6BB9" w:rsidRDefault="00BE6BB9" w:rsidP="00BE6BB9">
      <w:pPr>
        <w:rPr>
          <w:rFonts w:ascii="Arial" w:hAnsi="Arial"/>
          <w:sz w:val="23"/>
          <w:szCs w:val="23"/>
        </w:rPr>
      </w:pPr>
      <w:proofErr w:type="spellStart"/>
      <w:r>
        <w:rPr>
          <w:rFonts w:ascii="Arial" w:hAnsi="Arial"/>
          <w:b/>
          <w:sz w:val="23"/>
          <w:szCs w:val="23"/>
        </w:rPr>
        <w:t>BEAU</w:t>
      </w:r>
      <w:r w:rsidR="001F3240" w:rsidRPr="00BE6BB9">
        <w:rPr>
          <w:rFonts w:ascii="Arial" w:hAnsi="Arial"/>
          <w:b/>
          <w:sz w:val="23"/>
          <w:szCs w:val="23"/>
        </w:rPr>
        <w:t>ti</w:t>
      </w:r>
      <w:proofErr w:type="spellEnd"/>
      <w:r w:rsidR="001F3240" w:rsidRPr="00BE6BB9">
        <w:rPr>
          <w:rFonts w:ascii="Arial" w:hAnsi="Arial"/>
          <w:b/>
          <w:sz w:val="23"/>
          <w:szCs w:val="23"/>
        </w:rPr>
        <w:t>…</w:t>
      </w:r>
    </w:p>
    <w:p w14:paraId="13DDA213" w14:textId="0B38D7AD" w:rsidR="001F3240" w:rsidRPr="00BE6BB9" w:rsidRDefault="001F3240" w:rsidP="0011013A">
      <w:pPr>
        <w:pStyle w:val="ListParagraph"/>
        <w:numPr>
          <w:ilvl w:val="0"/>
          <w:numId w:val="6"/>
        </w:numPr>
        <w:rPr>
          <w:rFonts w:ascii="Arial" w:hAnsi="Arial"/>
          <w:sz w:val="23"/>
          <w:szCs w:val="23"/>
        </w:rPr>
      </w:pPr>
      <w:r w:rsidRPr="00BE6BB9">
        <w:rPr>
          <w:rFonts w:ascii="Arial" w:hAnsi="Arial"/>
          <w:sz w:val="23"/>
          <w:szCs w:val="23"/>
        </w:rPr>
        <w:t xml:space="preserve">File &gt; </w:t>
      </w:r>
      <w:r w:rsidR="00127BA2" w:rsidRPr="00BE6BB9">
        <w:rPr>
          <w:rFonts w:ascii="Arial" w:hAnsi="Arial"/>
          <w:sz w:val="23"/>
          <w:szCs w:val="23"/>
        </w:rPr>
        <w:t>‘</w:t>
      </w:r>
      <w:r w:rsidRPr="00BE6BB9">
        <w:rPr>
          <w:rFonts w:ascii="Arial" w:hAnsi="Arial"/>
          <w:sz w:val="23"/>
          <w:szCs w:val="23"/>
        </w:rPr>
        <w:t>Import Data</w:t>
      </w:r>
      <w:r w:rsidR="00127BA2" w:rsidRPr="00BE6BB9">
        <w:rPr>
          <w:rFonts w:ascii="Arial" w:hAnsi="Arial"/>
          <w:sz w:val="23"/>
          <w:szCs w:val="23"/>
        </w:rPr>
        <w:t>’</w:t>
      </w:r>
      <w:r w:rsidR="008A079A" w:rsidRPr="00BE6BB9">
        <w:rPr>
          <w:rFonts w:ascii="Arial" w:hAnsi="Arial"/>
          <w:sz w:val="23"/>
          <w:szCs w:val="23"/>
        </w:rPr>
        <w:t xml:space="preserve"> to </w:t>
      </w:r>
      <w:r w:rsidR="00BE6BB9">
        <w:rPr>
          <w:rFonts w:ascii="Arial" w:hAnsi="Arial"/>
          <w:sz w:val="23"/>
          <w:szCs w:val="23"/>
        </w:rPr>
        <w:t>open</w:t>
      </w:r>
      <w:r w:rsidR="008A079A" w:rsidRPr="00BE6BB9">
        <w:rPr>
          <w:rFonts w:ascii="Arial" w:hAnsi="Arial"/>
          <w:sz w:val="23"/>
          <w:szCs w:val="23"/>
        </w:rPr>
        <w:t xml:space="preserve"> </w:t>
      </w:r>
      <w:r w:rsidR="00BE6BB9">
        <w:rPr>
          <w:rFonts w:ascii="Arial" w:hAnsi="Arial"/>
          <w:sz w:val="23"/>
          <w:szCs w:val="23"/>
        </w:rPr>
        <w:t>n</w:t>
      </w:r>
      <w:r w:rsidR="008A079A" w:rsidRPr="00BE6BB9">
        <w:rPr>
          <w:rFonts w:ascii="Arial" w:hAnsi="Arial"/>
          <w:sz w:val="23"/>
          <w:szCs w:val="23"/>
        </w:rPr>
        <w:t xml:space="preserve">exus file </w:t>
      </w:r>
      <w:r w:rsidR="00BE6BB9">
        <w:rPr>
          <w:rFonts w:ascii="Arial" w:hAnsi="Arial"/>
          <w:sz w:val="23"/>
          <w:szCs w:val="23"/>
        </w:rPr>
        <w:t>from PAUP</w:t>
      </w:r>
    </w:p>
    <w:p w14:paraId="3D147FE7" w14:textId="1E5494AB" w:rsidR="00BE6BB9" w:rsidRPr="00E02B80" w:rsidRDefault="00BE6BB9" w:rsidP="0011013A">
      <w:pPr>
        <w:pStyle w:val="ListParagraph"/>
        <w:numPr>
          <w:ilvl w:val="0"/>
          <w:numId w:val="6"/>
        </w:numPr>
        <w:rPr>
          <w:rFonts w:ascii="Arial" w:hAnsi="Arial"/>
          <w:sz w:val="23"/>
          <w:szCs w:val="23"/>
        </w:rPr>
      </w:pPr>
      <w:r>
        <w:rPr>
          <w:rFonts w:ascii="Arial" w:hAnsi="Arial"/>
          <w:sz w:val="23"/>
          <w:szCs w:val="23"/>
        </w:rPr>
        <w:t>Select Tips tab. If isolates</w:t>
      </w:r>
      <w:r w:rsidR="001F3240" w:rsidRPr="00BE6BB9">
        <w:rPr>
          <w:rFonts w:ascii="Arial" w:hAnsi="Arial"/>
          <w:sz w:val="23"/>
          <w:szCs w:val="23"/>
        </w:rPr>
        <w:t xml:space="preserve"> </w:t>
      </w:r>
      <w:r>
        <w:rPr>
          <w:rFonts w:ascii="Arial" w:hAnsi="Arial"/>
          <w:sz w:val="23"/>
          <w:szCs w:val="23"/>
        </w:rPr>
        <w:t>have</w:t>
      </w:r>
      <w:r w:rsidR="001F3240" w:rsidRPr="00BE6BB9">
        <w:rPr>
          <w:rFonts w:ascii="Arial" w:hAnsi="Arial"/>
          <w:sz w:val="23"/>
          <w:szCs w:val="23"/>
        </w:rPr>
        <w:t xml:space="preserve"> been collected by year or month, it is possible to add this information into the analysis. Click ‘Use tip dates’, then ‘Gu</w:t>
      </w:r>
      <w:r w:rsidR="0011013A">
        <w:rPr>
          <w:rFonts w:ascii="Arial" w:hAnsi="Arial"/>
          <w:sz w:val="23"/>
          <w:szCs w:val="23"/>
        </w:rPr>
        <w:t xml:space="preserve">ess dates’ to extract the date from the taxa </w:t>
      </w:r>
      <w:r w:rsidR="001D34DC">
        <w:rPr>
          <w:rFonts w:ascii="Arial" w:hAnsi="Arial"/>
          <w:sz w:val="23"/>
          <w:szCs w:val="23"/>
        </w:rPr>
        <w:t xml:space="preserve">name. Select </w:t>
      </w:r>
      <w:r w:rsidR="00E02B80">
        <w:rPr>
          <w:rFonts w:ascii="Arial" w:hAnsi="Arial"/>
          <w:sz w:val="23"/>
          <w:szCs w:val="23"/>
        </w:rPr>
        <w:t>Define By a Prefix and Its Order’, ‘Order = Last’, Prefix = |. Select</w:t>
      </w:r>
      <w:r w:rsidR="00E02B80" w:rsidRPr="00E02B80">
        <w:rPr>
          <w:rFonts w:ascii="Arial" w:hAnsi="Arial"/>
          <w:sz w:val="23"/>
          <w:szCs w:val="23"/>
        </w:rPr>
        <w:t xml:space="preserve"> </w:t>
      </w:r>
      <w:r w:rsidR="001D34DC" w:rsidRPr="00E02B80">
        <w:rPr>
          <w:rFonts w:ascii="Arial" w:hAnsi="Arial"/>
          <w:sz w:val="23"/>
          <w:szCs w:val="23"/>
        </w:rPr>
        <w:t>‘Parse as a calenda</w:t>
      </w:r>
      <w:r w:rsidR="0011013A" w:rsidRPr="00E02B80">
        <w:rPr>
          <w:rFonts w:ascii="Arial" w:hAnsi="Arial"/>
          <w:sz w:val="23"/>
          <w:szCs w:val="23"/>
        </w:rPr>
        <w:t>r date’ and enter format: MM/</w:t>
      </w:r>
      <w:r w:rsidR="005E4F31">
        <w:rPr>
          <w:rFonts w:ascii="Arial" w:hAnsi="Arial"/>
          <w:sz w:val="23"/>
          <w:szCs w:val="23"/>
        </w:rPr>
        <w:t>DD/</w:t>
      </w:r>
      <w:r w:rsidR="0011013A" w:rsidRPr="00E02B80">
        <w:rPr>
          <w:rFonts w:ascii="Arial" w:hAnsi="Arial"/>
          <w:sz w:val="23"/>
          <w:szCs w:val="23"/>
        </w:rPr>
        <w:t>YYYY</w:t>
      </w:r>
      <w:r w:rsidR="00E833E2">
        <w:rPr>
          <w:rFonts w:ascii="Arial" w:hAnsi="Arial"/>
          <w:sz w:val="23"/>
          <w:szCs w:val="23"/>
        </w:rPr>
        <w:t xml:space="preserve"> or </w:t>
      </w:r>
      <w:r w:rsidR="005E4F31">
        <w:rPr>
          <w:rFonts w:ascii="Arial" w:hAnsi="Arial"/>
          <w:sz w:val="23"/>
          <w:szCs w:val="23"/>
        </w:rPr>
        <w:t>DD/</w:t>
      </w:r>
      <w:r w:rsidR="00E833E2">
        <w:rPr>
          <w:rFonts w:ascii="Arial" w:hAnsi="Arial"/>
          <w:sz w:val="23"/>
          <w:szCs w:val="23"/>
        </w:rPr>
        <w:t>MM/</w:t>
      </w:r>
      <w:r w:rsidR="005E4F31">
        <w:rPr>
          <w:rFonts w:ascii="Arial" w:hAnsi="Arial"/>
          <w:sz w:val="23"/>
          <w:szCs w:val="23"/>
        </w:rPr>
        <w:t>YYYY</w:t>
      </w:r>
    </w:p>
    <w:p w14:paraId="3B94B24B" w14:textId="7A717540" w:rsidR="00BE6BB9" w:rsidRDefault="00BE6BB9" w:rsidP="0011013A">
      <w:pPr>
        <w:pStyle w:val="ListParagraph"/>
        <w:numPr>
          <w:ilvl w:val="0"/>
          <w:numId w:val="6"/>
        </w:numPr>
        <w:rPr>
          <w:rFonts w:ascii="Arial" w:hAnsi="Arial"/>
          <w:sz w:val="23"/>
          <w:szCs w:val="23"/>
        </w:rPr>
      </w:pPr>
      <w:r>
        <w:rPr>
          <w:rFonts w:ascii="Arial" w:hAnsi="Arial"/>
          <w:sz w:val="23"/>
          <w:szCs w:val="23"/>
        </w:rPr>
        <w:t xml:space="preserve">Select Traits tab. </w:t>
      </w:r>
      <w:ins w:id="0" w:author="owner" w:date="2014-07-09T18:31:00Z">
        <w:r w:rsidR="000B2DFB">
          <w:rPr>
            <w:rFonts w:ascii="Arial" w:hAnsi="Arial"/>
            <w:sz w:val="23"/>
            <w:szCs w:val="23"/>
          </w:rPr>
          <w:t xml:space="preserve">Add the traits that you want to guess. </w:t>
        </w:r>
      </w:ins>
      <w:r>
        <w:rPr>
          <w:rFonts w:ascii="Arial" w:hAnsi="Arial"/>
          <w:sz w:val="23"/>
          <w:szCs w:val="23"/>
        </w:rPr>
        <w:t xml:space="preserve">If geographic location or host species is available in strain name, use ‘Guess traits’ to extract this information. This is handy for colour coding the tree later on in </w:t>
      </w:r>
      <w:proofErr w:type="spellStart"/>
      <w:r>
        <w:rPr>
          <w:rFonts w:ascii="Arial" w:hAnsi="Arial"/>
          <w:sz w:val="23"/>
          <w:szCs w:val="23"/>
        </w:rPr>
        <w:t>FigTree</w:t>
      </w:r>
      <w:proofErr w:type="spellEnd"/>
      <w:r>
        <w:rPr>
          <w:rFonts w:ascii="Arial" w:hAnsi="Arial"/>
          <w:sz w:val="23"/>
          <w:szCs w:val="23"/>
        </w:rPr>
        <w:t>.</w:t>
      </w:r>
      <w:r w:rsidR="002D2E96">
        <w:rPr>
          <w:rFonts w:ascii="Arial" w:hAnsi="Arial"/>
          <w:sz w:val="23"/>
          <w:szCs w:val="23"/>
        </w:rPr>
        <w:t xml:space="preserve"> This will also generate likelihood values for your trait of interest.</w:t>
      </w:r>
    </w:p>
    <w:p w14:paraId="022F280B" w14:textId="00DA0ADD" w:rsidR="00BE6BB9" w:rsidRDefault="00BE6BB9" w:rsidP="0011013A">
      <w:pPr>
        <w:pStyle w:val="ListParagraph"/>
        <w:numPr>
          <w:ilvl w:val="0"/>
          <w:numId w:val="6"/>
        </w:numPr>
        <w:rPr>
          <w:rFonts w:ascii="Arial" w:hAnsi="Arial"/>
          <w:sz w:val="23"/>
          <w:szCs w:val="23"/>
        </w:rPr>
      </w:pPr>
      <w:r>
        <w:rPr>
          <w:rFonts w:ascii="Arial" w:hAnsi="Arial"/>
          <w:sz w:val="23"/>
          <w:szCs w:val="23"/>
        </w:rPr>
        <w:t xml:space="preserve">Select </w:t>
      </w:r>
      <w:r w:rsidR="00B07B81" w:rsidRPr="00BE6BB9">
        <w:rPr>
          <w:rFonts w:ascii="Arial" w:hAnsi="Arial"/>
          <w:sz w:val="23"/>
          <w:szCs w:val="23"/>
        </w:rPr>
        <w:t>Site</w:t>
      </w:r>
      <w:r>
        <w:rPr>
          <w:rFonts w:ascii="Arial" w:hAnsi="Arial"/>
          <w:sz w:val="23"/>
          <w:szCs w:val="23"/>
        </w:rPr>
        <w:t>s tab</w:t>
      </w:r>
      <w:r w:rsidR="00B07B81" w:rsidRPr="00BE6BB9">
        <w:rPr>
          <w:rFonts w:ascii="Arial" w:hAnsi="Arial"/>
          <w:sz w:val="23"/>
          <w:szCs w:val="23"/>
        </w:rPr>
        <w:t xml:space="preserve">: Substitution model: </w:t>
      </w:r>
      <w:r>
        <w:rPr>
          <w:rFonts w:ascii="Arial" w:hAnsi="Arial"/>
          <w:sz w:val="23"/>
          <w:szCs w:val="23"/>
        </w:rPr>
        <w:t>HKY</w:t>
      </w:r>
      <w:r w:rsidR="00597055">
        <w:rPr>
          <w:rFonts w:ascii="Arial" w:hAnsi="Arial"/>
          <w:sz w:val="23"/>
          <w:szCs w:val="23"/>
        </w:rPr>
        <w:t xml:space="preserve"> or GTR</w:t>
      </w:r>
      <w:r w:rsidR="00B07B81" w:rsidRPr="00BE6BB9">
        <w:rPr>
          <w:rFonts w:ascii="Arial" w:hAnsi="Arial"/>
          <w:sz w:val="23"/>
          <w:szCs w:val="23"/>
        </w:rPr>
        <w:t xml:space="preserve">. Base frequencies: </w:t>
      </w:r>
      <w:r w:rsidR="00597055">
        <w:rPr>
          <w:rFonts w:ascii="Arial" w:hAnsi="Arial"/>
          <w:sz w:val="23"/>
          <w:szCs w:val="23"/>
        </w:rPr>
        <w:t>E</w:t>
      </w:r>
      <w:r w:rsidR="006A6498">
        <w:rPr>
          <w:rFonts w:ascii="Arial" w:hAnsi="Arial"/>
          <w:sz w:val="23"/>
          <w:szCs w:val="23"/>
        </w:rPr>
        <w:t>sti</w:t>
      </w:r>
      <w:r>
        <w:rPr>
          <w:rFonts w:ascii="Arial" w:hAnsi="Arial"/>
          <w:sz w:val="23"/>
          <w:szCs w:val="23"/>
        </w:rPr>
        <w:t>m</w:t>
      </w:r>
      <w:r w:rsidR="006A6498">
        <w:rPr>
          <w:rFonts w:ascii="Arial" w:hAnsi="Arial"/>
          <w:sz w:val="23"/>
          <w:szCs w:val="23"/>
        </w:rPr>
        <w:t>a</w:t>
      </w:r>
      <w:r>
        <w:rPr>
          <w:rFonts w:ascii="Arial" w:hAnsi="Arial"/>
          <w:sz w:val="23"/>
          <w:szCs w:val="23"/>
        </w:rPr>
        <w:t>ted</w:t>
      </w:r>
      <w:r w:rsidR="00B07B81" w:rsidRPr="00BE6BB9">
        <w:rPr>
          <w:rFonts w:ascii="Arial" w:hAnsi="Arial"/>
          <w:sz w:val="23"/>
          <w:szCs w:val="23"/>
        </w:rPr>
        <w:t>. Site heterogeneity model: G+I. Partition</w:t>
      </w:r>
      <w:r w:rsidR="00575F41" w:rsidRPr="00BE6BB9">
        <w:rPr>
          <w:rFonts w:ascii="Arial" w:hAnsi="Arial"/>
          <w:sz w:val="23"/>
          <w:szCs w:val="23"/>
        </w:rPr>
        <w:t xml:space="preserve"> into codons: Off (</w:t>
      </w:r>
      <w:r w:rsidR="00597055">
        <w:rPr>
          <w:rFonts w:ascii="Arial" w:hAnsi="Arial"/>
          <w:sz w:val="23"/>
          <w:szCs w:val="23"/>
        </w:rPr>
        <w:t>unless sequence was trimmed</w:t>
      </w:r>
      <w:r w:rsidR="00B07B81" w:rsidRPr="00BE6BB9">
        <w:rPr>
          <w:rFonts w:ascii="Arial" w:hAnsi="Arial"/>
          <w:sz w:val="23"/>
          <w:szCs w:val="23"/>
        </w:rPr>
        <w:t xml:space="preserve"> to the ORF)</w:t>
      </w:r>
      <w:r w:rsidR="00597055">
        <w:rPr>
          <w:rFonts w:ascii="Arial" w:hAnsi="Arial"/>
          <w:sz w:val="23"/>
          <w:szCs w:val="23"/>
        </w:rPr>
        <w:t xml:space="preserve">. </w:t>
      </w:r>
      <w:ins w:id="1" w:author="owner" w:date="2014-07-09T18:38:00Z">
        <w:r w:rsidR="00907B61">
          <w:rPr>
            <w:rFonts w:ascii="Arial" w:hAnsi="Arial"/>
            <w:sz w:val="23"/>
            <w:szCs w:val="23"/>
          </w:rPr>
          <w:t xml:space="preserve">What if we did trim the sequence to the ORF? Which option do we choose? 2 or 3 partitions? </w:t>
        </w:r>
      </w:ins>
      <w:ins w:id="2" w:author="owner" w:date="2014-07-09T18:49:00Z">
        <w:r w:rsidR="000C4FDF">
          <w:rPr>
            <w:rFonts w:ascii="Arial" w:hAnsi="Arial"/>
            <w:sz w:val="23"/>
            <w:szCs w:val="23"/>
          </w:rPr>
          <w:t xml:space="preserve">I’m comfortable with keeping this off because we trimmed the sequences, so </w:t>
        </w:r>
        <w:proofErr w:type="spellStart"/>
        <w:r w:rsidR="000C4FDF">
          <w:rPr>
            <w:rFonts w:ascii="Arial" w:hAnsi="Arial"/>
            <w:sz w:val="23"/>
            <w:szCs w:val="23"/>
          </w:rPr>
          <w:t>thre</w:t>
        </w:r>
        <w:proofErr w:type="spellEnd"/>
        <w:r w:rsidR="000C4FDF">
          <w:rPr>
            <w:rFonts w:ascii="Arial" w:hAnsi="Arial"/>
            <w:sz w:val="23"/>
            <w:szCs w:val="23"/>
          </w:rPr>
          <w:t xml:space="preserve"> should be only one working reading frame.  We shouldn</w:t>
        </w:r>
      </w:ins>
      <w:ins w:id="3" w:author="owner" w:date="2014-07-09T18:50:00Z">
        <w:r w:rsidR="000C4FDF">
          <w:rPr>
            <w:rFonts w:ascii="Arial" w:hAnsi="Arial"/>
            <w:sz w:val="23"/>
            <w:szCs w:val="23"/>
          </w:rPr>
          <w:t xml:space="preserve">’t need to partition into multiple reading frames.  </w:t>
        </w:r>
      </w:ins>
      <w:r w:rsidR="00597055">
        <w:rPr>
          <w:rFonts w:ascii="Arial" w:hAnsi="Arial"/>
          <w:sz w:val="23"/>
          <w:szCs w:val="23"/>
        </w:rPr>
        <w:t>Codon models offer slightly more power than nucleotide models.</w:t>
      </w:r>
    </w:p>
    <w:p w14:paraId="67428ACD" w14:textId="7B48C9A6" w:rsidR="006A6498" w:rsidRDefault="006A6498" w:rsidP="0011013A">
      <w:pPr>
        <w:pStyle w:val="ListParagraph"/>
        <w:numPr>
          <w:ilvl w:val="0"/>
          <w:numId w:val="6"/>
        </w:numPr>
        <w:rPr>
          <w:rFonts w:ascii="Arial" w:hAnsi="Arial"/>
          <w:sz w:val="23"/>
          <w:szCs w:val="23"/>
        </w:rPr>
      </w:pPr>
      <w:r>
        <w:rPr>
          <w:rFonts w:ascii="Arial" w:hAnsi="Arial"/>
          <w:sz w:val="23"/>
          <w:szCs w:val="23"/>
        </w:rPr>
        <w:t>Select Clocks tab:</w:t>
      </w:r>
      <w:r w:rsidR="0028119A">
        <w:rPr>
          <w:rFonts w:ascii="Arial" w:hAnsi="Arial"/>
          <w:sz w:val="23"/>
          <w:szCs w:val="23"/>
        </w:rPr>
        <w:t xml:space="preserve"> Lognormal relaxed clock (Uncorrelated)</w:t>
      </w:r>
      <w:r>
        <w:rPr>
          <w:rFonts w:ascii="Arial" w:hAnsi="Arial"/>
          <w:sz w:val="23"/>
          <w:szCs w:val="23"/>
        </w:rPr>
        <w:t xml:space="preserve">. </w:t>
      </w:r>
      <w:r w:rsidR="0028119A">
        <w:rPr>
          <w:rFonts w:ascii="Arial" w:hAnsi="Arial"/>
          <w:sz w:val="23"/>
          <w:szCs w:val="23"/>
        </w:rPr>
        <w:t>Tick ‘</w:t>
      </w:r>
      <w:r>
        <w:rPr>
          <w:rFonts w:ascii="Arial" w:hAnsi="Arial"/>
          <w:sz w:val="23"/>
          <w:szCs w:val="23"/>
        </w:rPr>
        <w:t>Estimate</w:t>
      </w:r>
      <w:r w:rsidR="0028119A">
        <w:rPr>
          <w:rFonts w:ascii="Arial" w:hAnsi="Arial"/>
          <w:sz w:val="23"/>
          <w:szCs w:val="23"/>
        </w:rPr>
        <w:t>’</w:t>
      </w:r>
    </w:p>
    <w:p w14:paraId="570A3872" w14:textId="3F1289A7" w:rsidR="00811FE0" w:rsidRPr="007F1DB9" w:rsidRDefault="001B4E82" w:rsidP="0011013A">
      <w:pPr>
        <w:pStyle w:val="ListParagraph"/>
        <w:numPr>
          <w:ilvl w:val="0"/>
          <w:numId w:val="6"/>
        </w:numPr>
        <w:rPr>
          <w:rFonts w:ascii="Arial" w:hAnsi="Arial"/>
          <w:sz w:val="23"/>
          <w:szCs w:val="23"/>
        </w:rPr>
      </w:pPr>
      <w:r>
        <w:rPr>
          <w:rFonts w:ascii="Arial" w:hAnsi="Arial"/>
          <w:sz w:val="23"/>
          <w:szCs w:val="23"/>
        </w:rPr>
        <w:t xml:space="preserve">Select </w:t>
      </w:r>
      <w:r w:rsidR="006A6498">
        <w:rPr>
          <w:rFonts w:ascii="Arial" w:hAnsi="Arial"/>
          <w:sz w:val="23"/>
          <w:szCs w:val="23"/>
        </w:rPr>
        <w:t xml:space="preserve">Trees tab: </w:t>
      </w:r>
      <w:r w:rsidR="00597055">
        <w:rPr>
          <w:rFonts w:ascii="Arial" w:hAnsi="Arial"/>
          <w:sz w:val="23"/>
          <w:szCs w:val="23"/>
        </w:rPr>
        <w:t xml:space="preserve">Choose </w:t>
      </w:r>
      <w:r w:rsidR="005F0FF4">
        <w:rPr>
          <w:rFonts w:ascii="Arial" w:hAnsi="Arial"/>
          <w:sz w:val="23"/>
          <w:szCs w:val="23"/>
        </w:rPr>
        <w:t xml:space="preserve">a coalescent model </w:t>
      </w:r>
      <w:r w:rsidR="00BA47AD">
        <w:rPr>
          <w:rFonts w:ascii="Arial" w:hAnsi="Arial"/>
          <w:sz w:val="23"/>
          <w:szCs w:val="23"/>
        </w:rPr>
        <w:t>either:</w:t>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t xml:space="preserve">* </w:t>
      </w:r>
      <w:r w:rsidR="00833FF3" w:rsidRPr="007F1DB9">
        <w:rPr>
          <w:rFonts w:ascii="Arial" w:hAnsi="Arial"/>
          <w:sz w:val="23"/>
          <w:szCs w:val="23"/>
          <w:u w:val="single"/>
        </w:rPr>
        <w:t>Coal</w:t>
      </w:r>
      <w:r w:rsidRPr="007F1DB9">
        <w:rPr>
          <w:rFonts w:ascii="Arial" w:hAnsi="Arial"/>
          <w:sz w:val="23"/>
          <w:szCs w:val="23"/>
          <w:u w:val="single"/>
        </w:rPr>
        <w:t>e</w:t>
      </w:r>
      <w:r w:rsidR="00833FF3" w:rsidRPr="007F1DB9">
        <w:rPr>
          <w:rFonts w:ascii="Arial" w:hAnsi="Arial"/>
          <w:sz w:val="23"/>
          <w:szCs w:val="23"/>
          <w:u w:val="single"/>
        </w:rPr>
        <w:t>s</w:t>
      </w:r>
      <w:r w:rsidR="007F1DB9" w:rsidRPr="007F1DB9">
        <w:rPr>
          <w:rFonts w:ascii="Arial" w:hAnsi="Arial"/>
          <w:sz w:val="23"/>
          <w:szCs w:val="23"/>
          <w:u w:val="single"/>
        </w:rPr>
        <w:t>cent: Bayesian Skyline</w:t>
      </w:r>
      <w:r w:rsidR="00BA47AD" w:rsidRPr="007F1DB9">
        <w:rPr>
          <w:rFonts w:ascii="Arial" w:hAnsi="Arial"/>
          <w:sz w:val="23"/>
          <w:szCs w:val="23"/>
        </w:rPr>
        <w:t>: Skyline models require that the number of coalescent events be specified before analysis. The time between coalescent events depends on the population size. Therefore the number of coalescent events can be approximated by dividing the total number of taxa (example: 300 isolates) by the number of years that your data encompass (example: 2013-1976 = ~30 years) resulting in ~ 10 coalescent events.</w:t>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t xml:space="preserve">* </w:t>
      </w:r>
      <w:r w:rsidR="00E02B80" w:rsidRPr="007F1DB9">
        <w:rPr>
          <w:rFonts w:ascii="Arial" w:hAnsi="Arial"/>
          <w:sz w:val="23"/>
          <w:szCs w:val="23"/>
          <w:u w:val="single"/>
        </w:rPr>
        <w:t>Coal</w:t>
      </w:r>
      <w:r w:rsidR="007F1DB9" w:rsidRPr="007F1DB9">
        <w:rPr>
          <w:rFonts w:ascii="Arial" w:hAnsi="Arial"/>
          <w:sz w:val="23"/>
          <w:szCs w:val="23"/>
          <w:u w:val="single"/>
        </w:rPr>
        <w:t xml:space="preserve">escent: GMRF Bayesian </w:t>
      </w:r>
      <w:proofErr w:type="spellStart"/>
      <w:r w:rsidR="007F1DB9" w:rsidRPr="007F1DB9">
        <w:rPr>
          <w:rFonts w:ascii="Arial" w:hAnsi="Arial"/>
          <w:sz w:val="23"/>
          <w:szCs w:val="23"/>
          <w:u w:val="single"/>
        </w:rPr>
        <w:t>Skyride</w:t>
      </w:r>
      <w:proofErr w:type="spellEnd"/>
      <w:r w:rsidR="00BA47AD" w:rsidRPr="007F1DB9">
        <w:rPr>
          <w:rFonts w:ascii="Arial" w:hAnsi="Arial"/>
          <w:sz w:val="23"/>
          <w:szCs w:val="23"/>
        </w:rPr>
        <w:t>:</w:t>
      </w:r>
      <w:r w:rsidR="005F0FF4" w:rsidRPr="007F1DB9">
        <w:rPr>
          <w:rFonts w:ascii="Arial" w:hAnsi="Arial"/>
          <w:sz w:val="23"/>
          <w:szCs w:val="23"/>
        </w:rPr>
        <w:t xml:space="preserve"> </w:t>
      </w:r>
      <w:proofErr w:type="spellStart"/>
      <w:r w:rsidR="00BA47AD" w:rsidRPr="007F1DB9">
        <w:rPr>
          <w:rFonts w:ascii="Arial" w:hAnsi="Arial"/>
          <w:sz w:val="23"/>
          <w:szCs w:val="23"/>
        </w:rPr>
        <w:t>Skyride</w:t>
      </w:r>
      <w:proofErr w:type="spellEnd"/>
      <w:r w:rsidR="00BA47AD" w:rsidRPr="007F1DB9">
        <w:rPr>
          <w:rFonts w:ascii="Arial" w:hAnsi="Arial"/>
          <w:sz w:val="23"/>
          <w:szCs w:val="23"/>
        </w:rPr>
        <w:t xml:space="preserve"> is an extension of the Bayesian skyline plot and assumes that populations change gradually. Therefore population size changes between intervals are smoothed. </w:t>
      </w:r>
      <w:r w:rsidR="005F0FF4" w:rsidRPr="007F1DB9">
        <w:rPr>
          <w:rFonts w:ascii="Arial" w:hAnsi="Arial"/>
          <w:sz w:val="23"/>
          <w:szCs w:val="23"/>
        </w:rPr>
        <w:t>In contrast</w:t>
      </w:r>
      <w:r w:rsidR="000353C7" w:rsidRPr="007F1DB9">
        <w:rPr>
          <w:rFonts w:ascii="Arial" w:hAnsi="Arial"/>
          <w:sz w:val="23"/>
          <w:szCs w:val="23"/>
        </w:rPr>
        <w:t>,</w:t>
      </w:r>
      <w:r w:rsidR="005F0FF4" w:rsidRPr="007F1DB9">
        <w:rPr>
          <w:rFonts w:ascii="Arial" w:hAnsi="Arial"/>
          <w:sz w:val="23"/>
          <w:szCs w:val="23"/>
        </w:rPr>
        <w:t xml:space="preserve"> </w:t>
      </w:r>
      <w:proofErr w:type="spellStart"/>
      <w:r w:rsidR="005F0FF4" w:rsidRPr="007F1DB9">
        <w:rPr>
          <w:rFonts w:ascii="Arial" w:hAnsi="Arial"/>
          <w:sz w:val="23"/>
          <w:szCs w:val="23"/>
        </w:rPr>
        <w:t>Skyride</w:t>
      </w:r>
      <w:proofErr w:type="spellEnd"/>
      <w:r w:rsidR="005F0FF4" w:rsidRPr="007F1DB9">
        <w:rPr>
          <w:rFonts w:ascii="Arial" w:hAnsi="Arial"/>
          <w:sz w:val="23"/>
          <w:szCs w:val="23"/>
        </w:rPr>
        <w:t xml:space="preserve"> models do not require </w:t>
      </w:r>
      <w:r w:rsidR="000353C7" w:rsidRPr="007F1DB9">
        <w:rPr>
          <w:rFonts w:ascii="Arial" w:hAnsi="Arial"/>
          <w:sz w:val="23"/>
          <w:szCs w:val="23"/>
        </w:rPr>
        <w:t>you to specify the number of coalescent events but this can be demanding of the program and does not necessarily improve the results.</w:t>
      </w:r>
      <w:r w:rsidR="00BA47AD" w:rsidRPr="007F1DB9">
        <w:rPr>
          <w:rFonts w:ascii="Arial" w:hAnsi="Arial"/>
          <w:sz w:val="23"/>
          <w:szCs w:val="23"/>
        </w:rPr>
        <w:t xml:space="preserve"> </w:t>
      </w:r>
      <w:r w:rsidR="007F1DB9" w:rsidRPr="007F1DB9">
        <w:rPr>
          <w:rFonts w:ascii="Arial" w:hAnsi="Arial"/>
          <w:sz w:val="23"/>
          <w:szCs w:val="23"/>
        </w:rPr>
        <w:t>However, there can be substantial coalescent error if you estimate the wrong number of coalescent events.</w:t>
      </w:r>
    </w:p>
    <w:p w14:paraId="0B0525EC" w14:textId="6D2CEBD3" w:rsidR="00811FE0" w:rsidRDefault="001B4E82" w:rsidP="0011013A">
      <w:pPr>
        <w:pStyle w:val="ListParagraph"/>
        <w:numPr>
          <w:ilvl w:val="0"/>
          <w:numId w:val="6"/>
        </w:numPr>
        <w:rPr>
          <w:rFonts w:ascii="Arial" w:hAnsi="Arial" w:cs="Arial"/>
          <w:sz w:val="23"/>
          <w:szCs w:val="23"/>
          <w:lang w:val="en-US"/>
        </w:rPr>
      </w:pPr>
      <w:r w:rsidRPr="00811FE0">
        <w:rPr>
          <w:rFonts w:ascii="Arial" w:hAnsi="Arial" w:cs="Arial"/>
          <w:sz w:val="23"/>
          <w:szCs w:val="23"/>
        </w:rPr>
        <w:t>Select Priors tab and click ‘</w:t>
      </w:r>
      <w:proofErr w:type="spellStart"/>
      <w:r w:rsidR="0028119A">
        <w:rPr>
          <w:rFonts w:ascii="Arial" w:hAnsi="Arial" w:cs="Arial"/>
          <w:sz w:val="23"/>
          <w:szCs w:val="23"/>
        </w:rPr>
        <w:t>ucld.mean</w:t>
      </w:r>
      <w:proofErr w:type="spellEnd"/>
      <w:r w:rsidR="0028119A">
        <w:rPr>
          <w:rFonts w:ascii="Arial" w:hAnsi="Arial" w:cs="Arial"/>
          <w:sz w:val="23"/>
          <w:szCs w:val="23"/>
        </w:rPr>
        <w:t>’</w:t>
      </w:r>
      <w:r w:rsidRPr="00811FE0">
        <w:rPr>
          <w:rFonts w:ascii="Arial" w:hAnsi="Arial" w:cs="Arial"/>
          <w:sz w:val="23"/>
          <w:szCs w:val="23"/>
        </w:rPr>
        <w:t xml:space="preserve">. Change </w:t>
      </w:r>
      <w:r w:rsidR="00811FE0" w:rsidRPr="00811FE0">
        <w:rPr>
          <w:rFonts w:ascii="Arial" w:hAnsi="Arial" w:cs="Arial"/>
          <w:sz w:val="23"/>
          <w:szCs w:val="23"/>
        </w:rPr>
        <w:t xml:space="preserve">Prior Distribution </w:t>
      </w:r>
      <w:r w:rsidRPr="00811FE0">
        <w:rPr>
          <w:rFonts w:ascii="Arial" w:hAnsi="Arial" w:cs="Arial"/>
          <w:sz w:val="23"/>
          <w:szCs w:val="23"/>
        </w:rPr>
        <w:t>to Uniform,</w:t>
      </w:r>
      <w:r w:rsidR="00336964">
        <w:rPr>
          <w:rFonts w:ascii="Arial" w:hAnsi="Arial" w:cs="Arial"/>
          <w:sz w:val="23"/>
          <w:szCs w:val="23"/>
        </w:rPr>
        <w:t xml:space="preserve"> </w:t>
      </w:r>
      <w:r w:rsidR="00336964" w:rsidRPr="00597055">
        <w:rPr>
          <w:rFonts w:ascii="Arial" w:hAnsi="Arial" w:cs="Arial"/>
          <w:sz w:val="23"/>
          <w:szCs w:val="23"/>
        </w:rPr>
        <w:t>Initial value=0.033</w:t>
      </w:r>
      <w:r w:rsidR="00D0035F" w:rsidRPr="00597055">
        <w:rPr>
          <w:rFonts w:ascii="Arial" w:hAnsi="Arial" w:cs="Arial"/>
          <w:sz w:val="23"/>
          <w:szCs w:val="23"/>
        </w:rPr>
        <w:t xml:space="preserve"> (</w:t>
      </w:r>
      <w:r w:rsidR="00544662" w:rsidRPr="00597055">
        <w:rPr>
          <w:rFonts w:ascii="Arial" w:hAnsi="Arial" w:cs="Arial"/>
          <w:sz w:val="23"/>
          <w:szCs w:val="23"/>
        </w:rPr>
        <w:t>~</w:t>
      </w:r>
      <w:r w:rsidR="00D0035F" w:rsidRPr="00597055">
        <w:rPr>
          <w:rFonts w:ascii="Arial" w:hAnsi="Arial" w:cs="Arial"/>
          <w:sz w:val="23"/>
          <w:szCs w:val="23"/>
        </w:rPr>
        <w:t>33=2010-1977</w:t>
      </w:r>
      <w:ins w:id="4" w:author="owner" w:date="2014-07-16T12:29:00Z">
        <w:r w:rsidR="00D52058">
          <w:rPr>
            <w:rFonts w:ascii="Arial" w:hAnsi="Arial" w:cs="Arial"/>
            <w:sz w:val="23"/>
            <w:szCs w:val="23"/>
          </w:rPr>
          <w:t>, determined by span of dates</w:t>
        </w:r>
      </w:ins>
      <w:r w:rsidR="00D0035F" w:rsidRPr="00597055">
        <w:rPr>
          <w:rFonts w:ascii="Arial" w:hAnsi="Arial" w:cs="Arial"/>
          <w:sz w:val="23"/>
          <w:szCs w:val="23"/>
        </w:rPr>
        <w:t>)</w:t>
      </w:r>
      <w:r w:rsidR="00336964" w:rsidRPr="00597055">
        <w:rPr>
          <w:rFonts w:ascii="Arial" w:hAnsi="Arial" w:cs="Arial"/>
          <w:sz w:val="23"/>
          <w:szCs w:val="23"/>
        </w:rPr>
        <w:t>, Upper=0.</w:t>
      </w:r>
      <w:r w:rsidRPr="00597055">
        <w:rPr>
          <w:rFonts w:ascii="Arial" w:hAnsi="Arial" w:cs="Arial"/>
          <w:sz w:val="23"/>
          <w:szCs w:val="23"/>
        </w:rPr>
        <w:t>1</w:t>
      </w:r>
      <w:r w:rsidR="00D0035F" w:rsidRPr="00597055">
        <w:rPr>
          <w:rFonts w:ascii="Arial" w:hAnsi="Arial" w:cs="Arial"/>
          <w:sz w:val="23"/>
          <w:szCs w:val="23"/>
        </w:rPr>
        <w:t>(now)</w:t>
      </w:r>
      <w:r w:rsidRPr="00597055">
        <w:rPr>
          <w:rFonts w:ascii="Arial" w:hAnsi="Arial" w:cs="Arial"/>
          <w:sz w:val="23"/>
          <w:szCs w:val="23"/>
        </w:rPr>
        <w:t>, Lower=0</w:t>
      </w:r>
      <w:r w:rsidR="00811FE0" w:rsidRPr="00597055">
        <w:rPr>
          <w:rFonts w:ascii="Arial" w:hAnsi="Arial" w:cs="Arial"/>
          <w:sz w:val="23"/>
          <w:szCs w:val="23"/>
        </w:rPr>
        <w:t>.0</w:t>
      </w:r>
      <w:r w:rsidRPr="00597055">
        <w:rPr>
          <w:rFonts w:ascii="Arial" w:hAnsi="Arial" w:cs="Arial"/>
          <w:sz w:val="23"/>
          <w:szCs w:val="23"/>
        </w:rPr>
        <w:t xml:space="preserve"> </w:t>
      </w:r>
      <w:r w:rsidR="00D0035F" w:rsidRPr="00597055">
        <w:rPr>
          <w:rFonts w:ascii="Arial" w:hAnsi="Arial" w:cs="Arial"/>
          <w:sz w:val="23"/>
          <w:szCs w:val="23"/>
        </w:rPr>
        <w:t>(start of time)</w:t>
      </w:r>
      <w:r w:rsidR="00D0035F">
        <w:rPr>
          <w:rFonts w:ascii="Arial" w:hAnsi="Arial" w:cs="Arial"/>
          <w:sz w:val="23"/>
          <w:szCs w:val="23"/>
        </w:rPr>
        <w:t xml:space="preserve"> </w:t>
      </w:r>
      <w:r w:rsidRPr="00811FE0">
        <w:rPr>
          <w:rFonts w:ascii="Arial" w:hAnsi="Arial" w:cs="Arial"/>
          <w:sz w:val="23"/>
          <w:szCs w:val="23"/>
        </w:rPr>
        <w:t>(Fig. 3)</w:t>
      </w:r>
      <w:r w:rsidR="00811FE0" w:rsidRPr="00811FE0">
        <w:rPr>
          <w:rFonts w:ascii="Arial" w:hAnsi="Arial" w:cs="Arial"/>
          <w:sz w:val="23"/>
          <w:szCs w:val="23"/>
        </w:rPr>
        <w:t xml:space="preserve">. </w:t>
      </w:r>
      <w:ins w:id="5" w:author="owner" w:date="2014-07-16T12:29:00Z">
        <w:r w:rsidR="00D52058">
          <w:rPr>
            <w:rFonts w:ascii="Arial" w:hAnsi="Arial" w:cs="Arial"/>
            <w:sz w:val="23"/>
            <w:szCs w:val="23"/>
          </w:rPr>
          <w:t xml:space="preserve">Can keep the default values if the time span is small.  </w:t>
        </w:r>
      </w:ins>
      <w:r w:rsidR="00602F97">
        <w:rPr>
          <w:rFonts w:ascii="Arial" w:hAnsi="Arial" w:cs="Arial"/>
          <w:sz w:val="23"/>
          <w:szCs w:val="23"/>
          <w:lang w:val="en-US"/>
        </w:rPr>
        <w:t>Y</w:t>
      </w:r>
      <w:r w:rsidR="00811FE0" w:rsidRPr="00811FE0">
        <w:rPr>
          <w:rFonts w:ascii="Arial" w:hAnsi="Arial" w:cs="Arial"/>
          <w:sz w:val="23"/>
          <w:szCs w:val="23"/>
          <w:lang w:val="en-US"/>
        </w:rPr>
        <w:t>ou must have both max</w:t>
      </w:r>
      <w:r w:rsidR="00602F97">
        <w:rPr>
          <w:rFonts w:ascii="Arial" w:hAnsi="Arial" w:cs="Arial"/>
          <w:sz w:val="23"/>
          <w:szCs w:val="23"/>
          <w:lang w:val="en-US"/>
        </w:rPr>
        <w:t>.</w:t>
      </w:r>
      <w:r w:rsidR="00811FE0" w:rsidRPr="00811FE0">
        <w:rPr>
          <w:rFonts w:ascii="Arial" w:hAnsi="Arial" w:cs="Arial"/>
          <w:sz w:val="23"/>
          <w:szCs w:val="23"/>
          <w:lang w:val="en-US"/>
        </w:rPr>
        <w:t xml:space="preserve"> </w:t>
      </w:r>
      <w:proofErr w:type="gramStart"/>
      <w:r w:rsidR="00811FE0" w:rsidRPr="00811FE0">
        <w:rPr>
          <w:rFonts w:ascii="Arial" w:hAnsi="Arial" w:cs="Arial"/>
          <w:sz w:val="23"/>
          <w:szCs w:val="23"/>
          <w:lang w:val="en-US"/>
        </w:rPr>
        <w:t>and</w:t>
      </w:r>
      <w:proofErr w:type="gramEnd"/>
      <w:r w:rsidR="00811FE0" w:rsidRPr="00811FE0">
        <w:rPr>
          <w:rFonts w:ascii="Arial" w:hAnsi="Arial" w:cs="Arial"/>
          <w:sz w:val="23"/>
          <w:szCs w:val="23"/>
          <w:lang w:val="en-US"/>
        </w:rPr>
        <w:t xml:space="preserve"> minimum age bounds when applying</w:t>
      </w:r>
      <w:r w:rsidR="00811FE0">
        <w:rPr>
          <w:rFonts w:ascii="Arial" w:hAnsi="Arial" w:cs="Arial"/>
          <w:sz w:val="23"/>
          <w:szCs w:val="23"/>
          <w:lang w:val="en-US"/>
        </w:rPr>
        <w:t xml:space="preserve"> a uniform calibration prior. </w:t>
      </w:r>
      <w:r w:rsidR="00811FE0" w:rsidRPr="00811FE0">
        <w:rPr>
          <w:rFonts w:ascii="Arial" w:hAnsi="Arial" w:cs="Arial"/>
          <w:sz w:val="23"/>
          <w:szCs w:val="23"/>
          <w:lang w:val="en-US"/>
        </w:rPr>
        <w:t xml:space="preserve">This </w:t>
      </w:r>
      <w:r w:rsidR="00811FE0" w:rsidRPr="00811FE0">
        <w:rPr>
          <w:rFonts w:ascii="Arial" w:hAnsi="Arial" w:cs="Arial"/>
          <w:sz w:val="23"/>
          <w:szCs w:val="23"/>
          <w:lang w:val="en-US"/>
        </w:rPr>
        <w:lastRenderedPageBreak/>
        <w:t>distribution places equal probability across</w:t>
      </w:r>
      <w:r w:rsidR="00811FE0">
        <w:rPr>
          <w:rFonts w:ascii="Arial" w:hAnsi="Arial" w:cs="Arial"/>
          <w:sz w:val="23"/>
          <w:szCs w:val="23"/>
          <w:lang w:val="en-US"/>
        </w:rPr>
        <w:t xml:space="preserve"> </w:t>
      </w:r>
      <w:r w:rsidR="00811FE0" w:rsidRPr="00811FE0">
        <w:rPr>
          <w:rFonts w:ascii="Arial" w:hAnsi="Arial" w:cs="Arial"/>
          <w:sz w:val="23"/>
          <w:szCs w:val="23"/>
          <w:lang w:val="en-US"/>
        </w:rPr>
        <w:t>all ages spanning the interval bet</w:t>
      </w:r>
      <w:r w:rsidR="00602F97">
        <w:rPr>
          <w:rFonts w:ascii="Arial" w:hAnsi="Arial" w:cs="Arial"/>
          <w:sz w:val="23"/>
          <w:szCs w:val="23"/>
          <w:lang w:val="en-US"/>
        </w:rPr>
        <w:t>ween the lower and upper bounds (Fig. 4)</w:t>
      </w:r>
    </w:p>
    <w:p w14:paraId="12BC7346" w14:textId="103B155F" w:rsidR="00811FE0" w:rsidRPr="00811FE0" w:rsidRDefault="00811FE0" w:rsidP="00811FE0">
      <w:pPr>
        <w:rPr>
          <w:rFonts w:ascii="Arial" w:hAnsi="Arial" w:cs="Arial"/>
          <w:sz w:val="23"/>
          <w:szCs w:val="23"/>
          <w:lang w:val="en-US"/>
        </w:rPr>
      </w:pPr>
    </w:p>
    <w:p w14:paraId="39BD111D" w14:textId="531F694A" w:rsidR="00602F97" w:rsidRDefault="00EB6B4F" w:rsidP="00602F97">
      <w:pPr>
        <w:rPr>
          <w:rFonts w:ascii="Arial" w:hAnsi="Arial" w:cs="Arial"/>
          <w:sz w:val="23"/>
          <w:szCs w:val="23"/>
          <w:lang w:val="en-US"/>
        </w:rPr>
      </w:pPr>
      <w:r>
        <w:rPr>
          <w:rFonts w:ascii="Arial" w:hAnsi="Arial"/>
          <w:b/>
          <w:noProof/>
          <w:sz w:val="23"/>
          <w:szCs w:val="23"/>
          <w:lang w:val="en-US"/>
        </w:rPr>
        <w:drawing>
          <wp:anchor distT="0" distB="0" distL="114300" distR="114300" simplePos="0" relativeHeight="251661312" behindDoc="0" locked="0" layoutInCell="1" allowOverlap="1" wp14:anchorId="47F785D2" wp14:editId="685581CC">
            <wp:simplePos x="0" y="0"/>
            <wp:positionH relativeFrom="column">
              <wp:posOffset>3429000</wp:posOffset>
            </wp:positionH>
            <wp:positionV relativeFrom="paragraph">
              <wp:posOffset>19050</wp:posOffset>
            </wp:positionV>
            <wp:extent cx="2483485" cy="2013585"/>
            <wp:effectExtent l="0" t="0" r="5715" b="0"/>
            <wp:wrapSquare wrapText="bothSides"/>
            <wp:docPr id="5" name="Picture 5" descr="Macintosh HD:Users:Nic:Desktop:Screen Shot 2013-10-14 at 12.1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Desktop:Screen Shot 2013-10-14 at 12.14.4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3485"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7D3">
        <w:rPr>
          <w:rFonts w:ascii="Arial" w:hAnsi="Arial"/>
          <w:noProof/>
          <w:sz w:val="23"/>
          <w:szCs w:val="23"/>
          <w:lang w:val="en-US"/>
        </w:rPr>
        <w:drawing>
          <wp:anchor distT="0" distB="0" distL="114300" distR="114300" simplePos="0" relativeHeight="251660288" behindDoc="0" locked="0" layoutInCell="1" allowOverlap="1" wp14:anchorId="7FFD478C" wp14:editId="1C3996A9">
            <wp:simplePos x="0" y="0"/>
            <wp:positionH relativeFrom="column">
              <wp:posOffset>457200</wp:posOffset>
            </wp:positionH>
            <wp:positionV relativeFrom="paragraph">
              <wp:posOffset>19050</wp:posOffset>
            </wp:positionV>
            <wp:extent cx="2788285" cy="2086610"/>
            <wp:effectExtent l="0" t="0" r="5715" b="0"/>
            <wp:wrapSquare wrapText="bothSides"/>
            <wp:docPr id="4" name="Picture 4" descr="Macintosh HD:Users:Nic:Desktop:Screen Shot 2013-10-14 at 11.52.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Desktop:Screen Shot 2013-10-14 at 11.52.2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8285" cy="208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23300" w14:textId="77777777" w:rsidR="00602F97" w:rsidRPr="00602F97" w:rsidRDefault="00602F97" w:rsidP="00602F97">
      <w:pPr>
        <w:rPr>
          <w:rFonts w:ascii="Arial" w:hAnsi="Arial" w:cs="Arial"/>
          <w:sz w:val="23"/>
          <w:szCs w:val="23"/>
          <w:lang w:val="en-US"/>
        </w:rPr>
      </w:pPr>
    </w:p>
    <w:p w14:paraId="18A6D964" w14:textId="56DDF252" w:rsidR="00C135DE" w:rsidRPr="00AA25CF" w:rsidRDefault="00BE6BB9" w:rsidP="0011013A">
      <w:pPr>
        <w:pStyle w:val="ListParagraph"/>
        <w:numPr>
          <w:ilvl w:val="0"/>
          <w:numId w:val="6"/>
        </w:numPr>
        <w:rPr>
          <w:rFonts w:ascii="Arial" w:hAnsi="Arial" w:cs="Arial"/>
          <w:sz w:val="23"/>
          <w:szCs w:val="23"/>
          <w:lang w:val="en-US"/>
        </w:rPr>
      </w:pPr>
      <w:r w:rsidRPr="00811FE0">
        <w:rPr>
          <w:rFonts w:ascii="Arial" w:hAnsi="Arial"/>
          <w:sz w:val="23"/>
          <w:szCs w:val="23"/>
        </w:rPr>
        <w:t xml:space="preserve">Select </w:t>
      </w:r>
      <w:r w:rsidR="00C135DE" w:rsidRPr="00811FE0">
        <w:rPr>
          <w:rFonts w:ascii="Arial" w:hAnsi="Arial"/>
          <w:sz w:val="23"/>
          <w:szCs w:val="23"/>
        </w:rPr>
        <w:t>MCMC</w:t>
      </w:r>
      <w:r w:rsidRPr="00811FE0">
        <w:rPr>
          <w:rFonts w:ascii="Arial" w:hAnsi="Arial"/>
          <w:sz w:val="23"/>
          <w:szCs w:val="23"/>
        </w:rPr>
        <w:t xml:space="preserve"> tab</w:t>
      </w:r>
      <w:r w:rsidR="00C135DE" w:rsidRPr="00811FE0">
        <w:rPr>
          <w:rFonts w:ascii="Arial" w:hAnsi="Arial"/>
          <w:sz w:val="23"/>
          <w:szCs w:val="23"/>
        </w:rPr>
        <w:t xml:space="preserve">: </w:t>
      </w:r>
      <w:r w:rsidR="001D34DC">
        <w:rPr>
          <w:rFonts w:ascii="Arial" w:hAnsi="Arial"/>
          <w:sz w:val="23"/>
          <w:szCs w:val="23"/>
        </w:rPr>
        <w:t xml:space="preserve">Length of chain: 20,000,000. </w:t>
      </w:r>
      <w:r w:rsidR="004A32D1" w:rsidRPr="00811FE0">
        <w:rPr>
          <w:rFonts w:ascii="Arial" w:hAnsi="Arial"/>
          <w:sz w:val="23"/>
          <w:szCs w:val="23"/>
        </w:rPr>
        <w:t>Try to log parameters (sample frequency) to obtain 10,0</w:t>
      </w:r>
      <w:r w:rsidR="00801A42">
        <w:rPr>
          <w:rFonts w:ascii="Arial" w:hAnsi="Arial"/>
          <w:sz w:val="23"/>
          <w:szCs w:val="23"/>
        </w:rPr>
        <w:t xml:space="preserve">00 trees, otherwise </w:t>
      </w:r>
      <w:proofErr w:type="spellStart"/>
      <w:r w:rsidR="00801A42">
        <w:rPr>
          <w:rFonts w:ascii="Arial" w:hAnsi="Arial"/>
          <w:sz w:val="23"/>
          <w:szCs w:val="23"/>
        </w:rPr>
        <w:t>TreeAnnotato</w:t>
      </w:r>
      <w:r w:rsidR="004A32D1" w:rsidRPr="00811FE0">
        <w:rPr>
          <w:rFonts w:ascii="Arial" w:hAnsi="Arial"/>
          <w:sz w:val="23"/>
          <w:szCs w:val="23"/>
        </w:rPr>
        <w:t>r</w:t>
      </w:r>
      <w:proofErr w:type="spellEnd"/>
      <w:r w:rsidR="004A32D1" w:rsidRPr="00811FE0">
        <w:rPr>
          <w:rFonts w:ascii="Arial" w:hAnsi="Arial"/>
          <w:sz w:val="23"/>
          <w:szCs w:val="23"/>
        </w:rPr>
        <w:t xml:space="preserve"> will run out of memory attempting to analyse too many trees. </w:t>
      </w:r>
      <w:proofErr w:type="gramStart"/>
      <w:r w:rsidR="004A32D1" w:rsidRPr="00811FE0">
        <w:rPr>
          <w:rFonts w:ascii="Arial" w:hAnsi="Arial"/>
          <w:sz w:val="23"/>
          <w:szCs w:val="23"/>
        </w:rPr>
        <w:t>i</w:t>
      </w:r>
      <w:proofErr w:type="gramEnd"/>
      <w:r w:rsidR="004A32D1" w:rsidRPr="00811FE0">
        <w:rPr>
          <w:rFonts w:ascii="Arial" w:hAnsi="Arial"/>
          <w:sz w:val="23"/>
          <w:szCs w:val="23"/>
        </w:rPr>
        <w:t xml:space="preserve">.e. </w:t>
      </w:r>
      <w:r w:rsidRPr="00811FE0">
        <w:rPr>
          <w:rFonts w:ascii="Arial" w:hAnsi="Arial"/>
          <w:sz w:val="23"/>
          <w:szCs w:val="23"/>
        </w:rPr>
        <w:t>for chain length of 2</w:t>
      </w:r>
      <w:r w:rsidR="004A32D1" w:rsidRPr="00811FE0">
        <w:rPr>
          <w:rFonts w:ascii="Arial" w:hAnsi="Arial"/>
          <w:sz w:val="23"/>
          <w:szCs w:val="23"/>
        </w:rPr>
        <w:t>0</w:t>
      </w:r>
      <w:r w:rsidRPr="00811FE0">
        <w:rPr>
          <w:rFonts w:ascii="Arial" w:hAnsi="Arial"/>
          <w:sz w:val="23"/>
          <w:szCs w:val="23"/>
        </w:rPr>
        <w:t xml:space="preserve"> million, log parameters every 2</w:t>
      </w:r>
      <w:r w:rsidR="004A32D1" w:rsidRPr="00811FE0">
        <w:rPr>
          <w:rFonts w:ascii="Arial" w:hAnsi="Arial"/>
          <w:sz w:val="23"/>
          <w:szCs w:val="23"/>
        </w:rPr>
        <w:t>000.</w:t>
      </w:r>
      <w:r w:rsidR="007B1C6E" w:rsidRPr="00811FE0">
        <w:rPr>
          <w:rFonts w:ascii="Arial" w:hAnsi="Arial"/>
          <w:sz w:val="23"/>
          <w:szCs w:val="23"/>
        </w:rPr>
        <w:t xml:space="preserve"> </w:t>
      </w:r>
    </w:p>
    <w:p w14:paraId="34D2818C" w14:textId="64955CFD" w:rsidR="00AA25CF" w:rsidRPr="0050369F" w:rsidRDefault="00AA25CF" w:rsidP="0011013A">
      <w:pPr>
        <w:pStyle w:val="ListParagraph"/>
        <w:numPr>
          <w:ilvl w:val="0"/>
          <w:numId w:val="6"/>
        </w:numPr>
        <w:rPr>
          <w:rFonts w:ascii="Arial" w:hAnsi="Arial" w:cs="Arial"/>
          <w:sz w:val="23"/>
          <w:szCs w:val="23"/>
          <w:lang w:val="en-US"/>
        </w:rPr>
      </w:pPr>
      <w:r>
        <w:rPr>
          <w:rFonts w:ascii="Arial" w:hAnsi="Arial"/>
          <w:sz w:val="23"/>
          <w:szCs w:val="23"/>
        </w:rPr>
        <w:t>Make sure your output includes 4 files: log, (</w:t>
      </w:r>
      <w:proofErr w:type="gramStart"/>
      <w:r>
        <w:rPr>
          <w:rFonts w:ascii="Arial" w:hAnsi="Arial"/>
          <w:sz w:val="23"/>
          <w:szCs w:val="23"/>
        </w:rPr>
        <w:t>time)trees</w:t>
      </w:r>
      <w:proofErr w:type="gramEnd"/>
      <w:r>
        <w:rPr>
          <w:rFonts w:ascii="Arial" w:hAnsi="Arial"/>
          <w:sz w:val="23"/>
          <w:szCs w:val="23"/>
        </w:rPr>
        <w:t>, (substitution)trees and operators file</w:t>
      </w:r>
      <w:ins w:id="6" w:author="owner" w:date="2014-07-16T12:28:00Z">
        <w:r w:rsidR="00D52058">
          <w:rPr>
            <w:rFonts w:ascii="Arial" w:hAnsi="Arial"/>
            <w:sz w:val="23"/>
            <w:szCs w:val="23"/>
          </w:rPr>
          <w:t>. You also don’t need to tick in the Add .txt suffix box.</w:t>
        </w:r>
      </w:ins>
    </w:p>
    <w:p w14:paraId="1D33FAEB" w14:textId="56D8B3B8" w:rsidR="0050369F" w:rsidRPr="00811FE0" w:rsidRDefault="000755F6" w:rsidP="0011013A">
      <w:pPr>
        <w:pStyle w:val="ListParagraph"/>
        <w:numPr>
          <w:ilvl w:val="0"/>
          <w:numId w:val="6"/>
        </w:numPr>
        <w:rPr>
          <w:rFonts w:ascii="Arial" w:hAnsi="Arial" w:cs="Arial"/>
          <w:sz w:val="23"/>
          <w:szCs w:val="23"/>
          <w:lang w:val="en-US"/>
        </w:rPr>
      </w:pPr>
      <w:r>
        <w:rPr>
          <w:rFonts w:ascii="Arial" w:hAnsi="Arial"/>
          <w:sz w:val="23"/>
          <w:szCs w:val="23"/>
        </w:rPr>
        <w:t>Name your output</w:t>
      </w:r>
      <w:r w:rsidR="0050369F">
        <w:rPr>
          <w:rFonts w:ascii="Arial" w:hAnsi="Arial"/>
          <w:sz w:val="23"/>
          <w:szCs w:val="23"/>
        </w:rPr>
        <w:t xml:space="preserve"> files </w:t>
      </w:r>
      <w:r w:rsidR="00AE3DA4">
        <w:rPr>
          <w:rFonts w:ascii="Arial" w:hAnsi="Arial"/>
          <w:sz w:val="23"/>
          <w:szCs w:val="23"/>
        </w:rPr>
        <w:t>‘</w:t>
      </w:r>
      <w:proofErr w:type="spellStart"/>
      <w:r w:rsidR="00AE3DA4">
        <w:rPr>
          <w:rFonts w:ascii="Arial" w:hAnsi="Arial"/>
          <w:sz w:val="23"/>
          <w:szCs w:val="23"/>
        </w:rPr>
        <w:t>Job_Gene</w:t>
      </w:r>
      <w:proofErr w:type="spellEnd"/>
      <w:r w:rsidR="00AE3DA4">
        <w:rPr>
          <w:rFonts w:ascii="Arial" w:hAnsi="Arial"/>
          <w:sz w:val="23"/>
          <w:szCs w:val="23"/>
        </w:rPr>
        <w:t xml:space="preserve"> </w:t>
      </w:r>
      <w:r w:rsidR="005E4F31">
        <w:rPr>
          <w:rFonts w:ascii="Arial" w:hAnsi="Arial"/>
          <w:sz w:val="23"/>
          <w:szCs w:val="23"/>
        </w:rPr>
        <w:t>_</w:t>
      </w:r>
      <w:proofErr w:type="spellStart"/>
      <w:r>
        <w:rPr>
          <w:rFonts w:ascii="Arial" w:hAnsi="Arial"/>
          <w:sz w:val="23"/>
          <w:szCs w:val="23"/>
        </w:rPr>
        <w:t>Skyride</w:t>
      </w:r>
      <w:proofErr w:type="spellEnd"/>
      <w:r>
        <w:rPr>
          <w:rFonts w:ascii="Arial" w:hAnsi="Arial"/>
          <w:sz w:val="23"/>
          <w:szCs w:val="23"/>
        </w:rPr>
        <w:t>/</w:t>
      </w:r>
      <w:proofErr w:type="spellStart"/>
      <w:r>
        <w:rPr>
          <w:rFonts w:ascii="Arial" w:hAnsi="Arial"/>
          <w:sz w:val="23"/>
          <w:szCs w:val="23"/>
        </w:rPr>
        <w:t>Skyline_runX_Date</w:t>
      </w:r>
      <w:proofErr w:type="spellEnd"/>
      <w:r>
        <w:rPr>
          <w:rFonts w:ascii="Arial" w:hAnsi="Arial"/>
          <w:sz w:val="23"/>
          <w:szCs w:val="23"/>
        </w:rPr>
        <w:t>’</w:t>
      </w:r>
      <w:r w:rsidR="0050369F">
        <w:rPr>
          <w:rFonts w:ascii="Arial" w:hAnsi="Arial"/>
          <w:sz w:val="23"/>
          <w:szCs w:val="23"/>
        </w:rPr>
        <w:t xml:space="preserve"> </w:t>
      </w:r>
    </w:p>
    <w:p w14:paraId="3486B6DC" w14:textId="77777777" w:rsidR="0081407D" w:rsidRPr="00286CD9" w:rsidRDefault="0081407D">
      <w:pPr>
        <w:rPr>
          <w:rFonts w:ascii="Arial" w:hAnsi="Arial"/>
          <w:sz w:val="23"/>
          <w:szCs w:val="23"/>
        </w:rPr>
      </w:pPr>
    </w:p>
    <w:p w14:paraId="2F21DEC1" w14:textId="665E2C9E" w:rsidR="0081407D" w:rsidRPr="00286CD9" w:rsidRDefault="0081407D">
      <w:pPr>
        <w:rPr>
          <w:rFonts w:ascii="Arial" w:hAnsi="Arial"/>
          <w:b/>
          <w:sz w:val="23"/>
          <w:szCs w:val="23"/>
        </w:rPr>
      </w:pPr>
      <w:r w:rsidRPr="00286CD9">
        <w:rPr>
          <w:rFonts w:ascii="Arial" w:hAnsi="Arial"/>
          <w:b/>
          <w:sz w:val="23"/>
          <w:szCs w:val="23"/>
        </w:rPr>
        <w:t>B</w:t>
      </w:r>
      <w:r w:rsidR="00C125B0">
        <w:rPr>
          <w:rFonts w:ascii="Arial" w:hAnsi="Arial"/>
          <w:b/>
          <w:sz w:val="23"/>
          <w:szCs w:val="23"/>
        </w:rPr>
        <w:t>EAST</w:t>
      </w:r>
      <w:r w:rsidRPr="00286CD9">
        <w:rPr>
          <w:rFonts w:ascii="Arial" w:hAnsi="Arial"/>
          <w:b/>
          <w:sz w:val="23"/>
          <w:szCs w:val="23"/>
        </w:rPr>
        <w:t>…</w:t>
      </w:r>
    </w:p>
    <w:p w14:paraId="45E28E40" w14:textId="27D0087E" w:rsidR="00C125B0" w:rsidRPr="00243D28" w:rsidRDefault="0081407D" w:rsidP="0011013A">
      <w:pPr>
        <w:pStyle w:val="ListParagraph"/>
        <w:numPr>
          <w:ilvl w:val="0"/>
          <w:numId w:val="6"/>
        </w:numPr>
        <w:rPr>
          <w:rFonts w:ascii="Arial" w:hAnsi="Arial"/>
          <w:sz w:val="23"/>
          <w:szCs w:val="23"/>
        </w:rPr>
      </w:pPr>
      <w:r w:rsidRPr="00243D28">
        <w:rPr>
          <w:rFonts w:ascii="Arial" w:hAnsi="Arial"/>
          <w:sz w:val="23"/>
          <w:szCs w:val="23"/>
        </w:rPr>
        <w:t xml:space="preserve">Import .xml file…easy </w:t>
      </w:r>
      <w:proofErr w:type="spellStart"/>
      <w:r w:rsidRPr="00243D28">
        <w:rPr>
          <w:rFonts w:ascii="Arial" w:hAnsi="Arial"/>
          <w:sz w:val="23"/>
          <w:szCs w:val="23"/>
        </w:rPr>
        <w:t>peasy</w:t>
      </w:r>
      <w:proofErr w:type="spellEnd"/>
      <w:r w:rsidRPr="00243D28">
        <w:rPr>
          <w:rFonts w:ascii="Arial" w:hAnsi="Arial"/>
          <w:sz w:val="23"/>
          <w:szCs w:val="23"/>
        </w:rPr>
        <w:t>.</w:t>
      </w:r>
      <w:r w:rsidR="00BE6BB9" w:rsidRPr="00243D28">
        <w:rPr>
          <w:rFonts w:ascii="Arial" w:hAnsi="Arial"/>
          <w:sz w:val="23"/>
          <w:szCs w:val="23"/>
        </w:rPr>
        <w:t xml:space="preserve"> </w:t>
      </w:r>
    </w:p>
    <w:p w14:paraId="32B6CCC5" w14:textId="78570678" w:rsidR="0081407D" w:rsidRDefault="00C125B0" w:rsidP="0011013A">
      <w:pPr>
        <w:pStyle w:val="ListParagraph"/>
        <w:numPr>
          <w:ilvl w:val="0"/>
          <w:numId w:val="6"/>
        </w:numPr>
        <w:rPr>
          <w:rFonts w:ascii="Arial" w:hAnsi="Arial"/>
          <w:sz w:val="23"/>
          <w:szCs w:val="23"/>
        </w:rPr>
      </w:pPr>
      <w:r>
        <w:rPr>
          <w:rFonts w:ascii="Arial" w:hAnsi="Arial"/>
          <w:sz w:val="23"/>
          <w:szCs w:val="23"/>
        </w:rPr>
        <w:t xml:space="preserve">Select </w:t>
      </w:r>
      <w:r w:rsidR="00BE6BB9" w:rsidRPr="00C125B0">
        <w:rPr>
          <w:rFonts w:ascii="Arial" w:hAnsi="Arial"/>
          <w:sz w:val="23"/>
          <w:szCs w:val="23"/>
        </w:rPr>
        <w:t xml:space="preserve">BEAGLE </w:t>
      </w:r>
      <w:r>
        <w:rPr>
          <w:rFonts w:ascii="Arial" w:hAnsi="Arial"/>
          <w:sz w:val="23"/>
          <w:szCs w:val="23"/>
        </w:rPr>
        <w:t xml:space="preserve">library </w:t>
      </w:r>
      <w:r w:rsidR="00BE6BB9" w:rsidRPr="00C125B0">
        <w:rPr>
          <w:rFonts w:ascii="Arial" w:hAnsi="Arial"/>
          <w:sz w:val="23"/>
          <w:szCs w:val="23"/>
        </w:rPr>
        <w:t>to increase efficiency of MCMC simulation</w:t>
      </w:r>
      <w:r>
        <w:rPr>
          <w:rFonts w:ascii="Arial" w:hAnsi="Arial"/>
          <w:sz w:val="23"/>
          <w:szCs w:val="23"/>
        </w:rPr>
        <w:t>. This works</w:t>
      </w:r>
      <w:r w:rsidR="00BE6BB9" w:rsidRPr="00C125B0">
        <w:rPr>
          <w:rFonts w:ascii="Arial" w:hAnsi="Arial"/>
          <w:sz w:val="23"/>
          <w:szCs w:val="23"/>
        </w:rPr>
        <w:t xml:space="preserve"> by </w:t>
      </w:r>
      <w:r>
        <w:rPr>
          <w:rFonts w:ascii="Arial" w:hAnsi="Arial"/>
          <w:sz w:val="23"/>
          <w:szCs w:val="23"/>
        </w:rPr>
        <w:t>utilizing</w:t>
      </w:r>
      <w:r w:rsidR="00BE6BB9" w:rsidRPr="00C125B0">
        <w:rPr>
          <w:rFonts w:ascii="Arial" w:hAnsi="Arial"/>
          <w:sz w:val="23"/>
          <w:szCs w:val="23"/>
        </w:rPr>
        <w:t xml:space="preserve"> GPU processor</w:t>
      </w:r>
      <w:r>
        <w:rPr>
          <w:rFonts w:ascii="Arial" w:hAnsi="Arial"/>
          <w:sz w:val="23"/>
          <w:szCs w:val="23"/>
        </w:rPr>
        <w:t xml:space="preserve"> to help run the analysis.</w:t>
      </w:r>
    </w:p>
    <w:p w14:paraId="0BA7118A" w14:textId="72DFFCD1" w:rsidR="00243D28" w:rsidRDefault="00243D28" w:rsidP="0011013A">
      <w:pPr>
        <w:pStyle w:val="ListParagraph"/>
        <w:numPr>
          <w:ilvl w:val="0"/>
          <w:numId w:val="6"/>
        </w:numPr>
        <w:rPr>
          <w:rFonts w:ascii="Arial" w:hAnsi="Arial"/>
          <w:sz w:val="23"/>
          <w:szCs w:val="23"/>
        </w:rPr>
      </w:pPr>
      <w:r w:rsidRPr="00243D28">
        <w:rPr>
          <w:rFonts w:ascii="Arial" w:hAnsi="Arial"/>
          <w:i/>
          <w:sz w:val="23"/>
          <w:szCs w:val="23"/>
        </w:rPr>
        <w:t>Highly recommended</w:t>
      </w:r>
      <w:r>
        <w:rPr>
          <w:rFonts w:ascii="Arial" w:hAnsi="Arial"/>
          <w:sz w:val="23"/>
          <w:szCs w:val="23"/>
        </w:rPr>
        <w:t xml:space="preserve">: run 4 independent BEAST runs using the same .xml file (then use </w:t>
      </w:r>
      <w:proofErr w:type="spellStart"/>
      <w:r>
        <w:rPr>
          <w:rFonts w:ascii="Arial" w:hAnsi="Arial"/>
          <w:sz w:val="23"/>
          <w:szCs w:val="23"/>
        </w:rPr>
        <w:t>LogCombiner</w:t>
      </w:r>
      <w:proofErr w:type="spellEnd"/>
      <w:r>
        <w:rPr>
          <w:rFonts w:ascii="Arial" w:hAnsi="Arial"/>
          <w:sz w:val="23"/>
          <w:szCs w:val="23"/>
        </w:rPr>
        <w:t xml:space="preserve"> to merge the MCMC chains (later on)</w:t>
      </w:r>
    </w:p>
    <w:p w14:paraId="7B0E109F" w14:textId="57F70FE7" w:rsidR="00E65FD0" w:rsidRPr="00E65FD0" w:rsidRDefault="00E65FD0" w:rsidP="0011013A">
      <w:pPr>
        <w:pStyle w:val="ListParagraph"/>
        <w:numPr>
          <w:ilvl w:val="0"/>
          <w:numId w:val="6"/>
        </w:numPr>
        <w:rPr>
          <w:rFonts w:ascii="Arial" w:hAnsi="Arial"/>
          <w:sz w:val="23"/>
          <w:szCs w:val="23"/>
        </w:rPr>
      </w:pPr>
      <w:r>
        <w:rPr>
          <w:rFonts w:ascii="Arial" w:hAnsi="Arial"/>
          <w:sz w:val="23"/>
          <w:szCs w:val="23"/>
        </w:rPr>
        <w:t xml:space="preserve">Click on Run. </w:t>
      </w:r>
      <w:r w:rsidRPr="00E65FD0">
        <w:rPr>
          <w:rFonts w:ascii="Arial" w:eastAsia="Times New Roman" w:hAnsi="Arial" w:cs="Arial"/>
          <w:sz w:val="23"/>
          <w:szCs w:val="23"/>
        </w:rPr>
        <w:t>This will start the BEAST run and log MCMC setup and progress to a window. The TMRCA ('</w:t>
      </w:r>
      <w:proofErr w:type="spellStart"/>
      <w:r w:rsidRPr="00E65FD0">
        <w:rPr>
          <w:rFonts w:ascii="Arial" w:eastAsia="Times New Roman" w:hAnsi="Arial" w:cs="Arial"/>
          <w:sz w:val="23"/>
          <w:szCs w:val="23"/>
        </w:rPr>
        <w:t>rootHeight</w:t>
      </w:r>
      <w:proofErr w:type="spellEnd"/>
      <w:r w:rsidRPr="00E65FD0">
        <w:rPr>
          <w:rFonts w:ascii="Arial" w:eastAsia="Times New Roman" w:hAnsi="Arial" w:cs="Arial"/>
          <w:sz w:val="23"/>
          <w:szCs w:val="23"/>
        </w:rPr>
        <w:t>') and the per-year substitution rate ('</w:t>
      </w:r>
      <w:proofErr w:type="spellStart"/>
      <w:r w:rsidRPr="00E65FD0">
        <w:rPr>
          <w:rFonts w:ascii="Arial" w:eastAsia="Times New Roman" w:hAnsi="Arial" w:cs="Arial"/>
          <w:sz w:val="23"/>
          <w:szCs w:val="23"/>
        </w:rPr>
        <w:t>clock.rate</w:t>
      </w:r>
      <w:proofErr w:type="spellEnd"/>
      <w:r w:rsidRPr="00E65FD0">
        <w:rPr>
          <w:rFonts w:ascii="Arial" w:eastAsia="Times New Roman" w:hAnsi="Arial" w:cs="Arial"/>
          <w:sz w:val="23"/>
          <w:szCs w:val="23"/>
        </w:rPr>
        <w:t xml:space="preserve">') will be logged to this window. These two parameters give a good idea of whether the MCMC appears to be </w:t>
      </w:r>
      <w:r>
        <w:rPr>
          <w:rFonts w:ascii="Arial" w:eastAsia="Times New Roman" w:hAnsi="Arial" w:cs="Arial"/>
          <w:sz w:val="23"/>
          <w:szCs w:val="23"/>
        </w:rPr>
        <w:t>reaching</w:t>
      </w:r>
      <w:r w:rsidRPr="00E65FD0">
        <w:rPr>
          <w:rFonts w:ascii="Arial" w:eastAsia="Times New Roman" w:hAnsi="Arial" w:cs="Arial"/>
          <w:sz w:val="23"/>
          <w:szCs w:val="23"/>
        </w:rPr>
        <w:t xml:space="preserve"> </w:t>
      </w:r>
      <w:r>
        <w:rPr>
          <w:rFonts w:ascii="Arial" w:eastAsia="Times New Roman" w:hAnsi="Arial" w:cs="Arial"/>
          <w:sz w:val="23"/>
          <w:szCs w:val="23"/>
        </w:rPr>
        <w:t>convergence and you can estimate the time of the run.</w:t>
      </w:r>
    </w:p>
    <w:p w14:paraId="2B66D8B5" w14:textId="434CF55D" w:rsidR="002A6EF5" w:rsidRPr="00350176" w:rsidRDefault="00E65FD0" w:rsidP="00350176">
      <w:pPr>
        <w:pStyle w:val="ListParagraph"/>
        <w:numPr>
          <w:ilvl w:val="0"/>
          <w:numId w:val="6"/>
        </w:numPr>
        <w:rPr>
          <w:rFonts w:ascii="Arial" w:hAnsi="Arial" w:cs="Arial"/>
          <w:sz w:val="23"/>
          <w:szCs w:val="23"/>
        </w:rPr>
      </w:pPr>
      <w:r w:rsidRPr="0016393D">
        <w:rPr>
          <w:rFonts w:ascii="Arial" w:eastAsia="Times New Roman" w:hAnsi="Arial" w:cs="Arial"/>
          <w:i/>
          <w:sz w:val="23"/>
          <w:szCs w:val="23"/>
        </w:rPr>
        <w:t>Highly recommended</w:t>
      </w:r>
      <w:r w:rsidRPr="005B07DD">
        <w:rPr>
          <w:rFonts w:ascii="Arial" w:eastAsia="Times New Roman" w:hAnsi="Arial" w:cs="Arial"/>
          <w:sz w:val="23"/>
          <w:szCs w:val="23"/>
        </w:rPr>
        <w:t>: get the XML up and running and</w:t>
      </w:r>
      <w:r w:rsidR="005B07DD" w:rsidRPr="005B07DD">
        <w:rPr>
          <w:rFonts w:ascii="Arial" w:eastAsia="Times New Roman" w:hAnsi="Arial" w:cs="Arial"/>
          <w:sz w:val="23"/>
          <w:szCs w:val="23"/>
        </w:rPr>
        <w:t xml:space="preserve"> tested locally and then run</w:t>
      </w:r>
      <w:r w:rsidRPr="005B07DD">
        <w:rPr>
          <w:rFonts w:ascii="Arial" w:eastAsia="Times New Roman" w:hAnsi="Arial" w:cs="Arial"/>
          <w:sz w:val="23"/>
          <w:szCs w:val="23"/>
        </w:rPr>
        <w:t xml:space="preserve"> BEAST on a cluster no</w:t>
      </w:r>
      <w:r w:rsidR="002A6EF5">
        <w:rPr>
          <w:rFonts w:ascii="Arial" w:eastAsia="Times New Roman" w:hAnsi="Arial" w:cs="Arial"/>
          <w:sz w:val="23"/>
          <w:szCs w:val="23"/>
        </w:rPr>
        <w:t>de to perform the full analysis. To do this…</w:t>
      </w:r>
      <w:proofErr w:type="spellStart"/>
      <w:proofErr w:type="gramStart"/>
      <w:r w:rsidR="002A6EF5">
        <w:rPr>
          <w:rFonts w:ascii="Arial" w:eastAsia="Times New Roman" w:hAnsi="Arial" w:cs="Arial"/>
          <w:sz w:val="23"/>
          <w:szCs w:val="23"/>
        </w:rPr>
        <w:t>ssh</w:t>
      </w:r>
      <w:proofErr w:type="spellEnd"/>
      <w:proofErr w:type="gramEnd"/>
      <w:r w:rsidR="002A6EF5">
        <w:rPr>
          <w:rFonts w:ascii="Arial" w:eastAsia="Times New Roman" w:hAnsi="Arial" w:cs="Arial"/>
          <w:sz w:val="23"/>
          <w:szCs w:val="23"/>
        </w:rPr>
        <w:t xml:space="preserve"> into rous.mit.edu (Koch Institute Cluster), change directory to locate your .xml file on the server and use script file (.</w:t>
      </w:r>
      <w:proofErr w:type="spellStart"/>
      <w:r w:rsidR="002A6EF5">
        <w:rPr>
          <w:rFonts w:ascii="Arial" w:eastAsia="Times New Roman" w:hAnsi="Arial" w:cs="Arial"/>
          <w:sz w:val="23"/>
          <w:szCs w:val="23"/>
        </w:rPr>
        <w:t>sh</w:t>
      </w:r>
      <w:proofErr w:type="spellEnd"/>
      <w:r w:rsidR="002A6EF5">
        <w:rPr>
          <w:rFonts w:ascii="Arial" w:eastAsia="Times New Roman" w:hAnsi="Arial" w:cs="Arial"/>
          <w:sz w:val="23"/>
          <w:szCs w:val="23"/>
        </w:rPr>
        <w:t xml:space="preserve">) to submit job to SGE. </w:t>
      </w:r>
    </w:p>
    <w:p w14:paraId="4BD615D7" w14:textId="77777777" w:rsidR="002A6EF5" w:rsidRDefault="002A6EF5">
      <w:pPr>
        <w:rPr>
          <w:rFonts w:ascii="Arial" w:hAnsi="Arial"/>
          <w:sz w:val="23"/>
          <w:szCs w:val="23"/>
        </w:rPr>
      </w:pPr>
    </w:p>
    <w:p w14:paraId="66425A42" w14:textId="2AED9888" w:rsidR="001F3240" w:rsidRPr="00286CD9" w:rsidRDefault="001F3240">
      <w:pPr>
        <w:rPr>
          <w:rFonts w:ascii="Arial" w:hAnsi="Arial"/>
          <w:b/>
          <w:sz w:val="23"/>
          <w:szCs w:val="23"/>
        </w:rPr>
      </w:pPr>
      <w:r w:rsidRPr="00286CD9">
        <w:rPr>
          <w:rFonts w:ascii="Arial" w:hAnsi="Arial"/>
          <w:b/>
          <w:sz w:val="23"/>
          <w:szCs w:val="23"/>
        </w:rPr>
        <w:t>Tracer…</w:t>
      </w:r>
    </w:p>
    <w:p w14:paraId="6500A32F" w14:textId="5D184B3D" w:rsidR="00872DB6" w:rsidRPr="00C125B0" w:rsidRDefault="00243D28" w:rsidP="0011013A">
      <w:pPr>
        <w:pStyle w:val="ListParagraph"/>
        <w:numPr>
          <w:ilvl w:val="0"/>
          <w:numId w:val="6"/>
        </w:numPr>
        <w:rPr>
          <w:rFonts w:ascii="Arial" w:hAnsi="Arial"/>
          <w:sz w:val="23"/>
          <w:szCs w:val="23"/>
        </w:rPr>
      </w:pPr>
      <w:r>
        <w:rPr>
          <w:rFonts w:ascii="Arial" w:hAnsi="Arial"/>
          <w:sz w:val="23"/>
          <w:szCs w:val="23"/>
        </w:rPr>
        <w:t>Import .log</w:t>
      </w:r>
      <w:r w:rsidR="00872DB6" w:rsidRPr="00C125B0">
        <w:rPr>
          <w:rFonts w:ascii="Arial" w:hAnsi="Arial"/>
          <w:sz w:val="23"/>
          <w:szCs w:val="23"/>
        </w:rPr>
        <w:t xml:space="preserve"> file</w:t>
      </w:r>
      <w:r w:rsidR="00BE77AD">
        <w:rPr>
          <w:rFonts w:ascii="Arial" w:hAnsi="Arial"/>
          <w:sz w:val="23"/>
          <w:szCs w:val="23"/>
        </w:rPr>
        <w:t xml:space="preserve"> into Tracer to diagnose the quality of your runs</w:t>
      </w:r>
    </w:p>
    <w:p w14:paraId="5FF55939" w14:textId="307CA27C" w:rsidR="00F94CD2" w:rsidRDefault="003A796E" w:rsidP="0011013A">
      <w:pPr>
        <w:pStyle w:val="ListParagraph"/>
        <w:numPr>
          <w:ilvl w:val="0"/>
          <w:numId w:val="6"/>
        </w:numPr>
        <w:rPr>
          <w:rFonts w:ascii="Arial" w:hAnsi="Arial"/>
          <w:sz w:val="23"/>
          <w:szCs w:val="23"/>
        </w:rPr>
      </w:pPr>
      <w:r w:rsidRPr="00C125B0">
        <w:rPr>
          <w:rFonts w:ascii="Arial" w:hAnsi="Arial"/>
          <w:sz w:val="23"/>
          <w:szCs w:val="23"/>
        </w:rPr>
        <w:t>Check the effect</w:t>
      </w:r>
      <w:r w:rsidR="00BE77AD">
        <w:rPr>
          <w:rFonts w:ascii="Arial" w:hAnsi="Arial"/>
          <w:sz w:val="23"/>
          <w:szCs w:val="23"/>
        </w:rPr>
        <w:t>ive sample size (ESS) for each of the log files</w:t>
      </w:r>
      <w:r w:rsidRPr="00C125B0">
        <w:rPr>
          <w:rFonts w:ascii="Arial" w:hAnsi="Arial"/>
          <w:sz w:val="23"/>
          <w:szCs w:val="23"/>
        </w:rPr>
        <w:t xml:space="preserve">. If they are &lt;100 and red, this is not good and means the </w:t>
      </w:r>
      <w:r w:rsidR="00C125B0" w:rsidRPr="00C125B0">
        <w:rPr>
          <w:rFonts w:ascii="Arial" w:hAnsi="Arial"/>
          <w:sz w:val="23"/>
          <w:szCs w:val="23"/>
        </w:rPr>
        <w:t>sampling</w:t>
      </w:r>
      <w:r w:rsidRPr="00C125B0">
        <w:rPr>
          <w:rFonts w:ascii="Arial" w:hAnsi="Arial"/>
          <w:sz w:val="23"/>
          <w:szCs w:val="23"/>
        </w:rPr>
        <w:t xml:space="preserve"> </w:t>
      </w:r>
      <w:r w:rsidR="00C125B0" w:rsidRPr="00C125B0">
        <w:rPr>
          <w:rFonts w:ascii="Arial" w:hAnsi="Arial"/>
          <w:sz w:val="23"/>
          <w:szCs w:val="23"/>
        </w:rPr>
        <w:t>is</w:t>
      </w:r>
      <w:r w:rsidRPr="00C125B0">
        <w:rPr>
          <w:rFonts w:ascii="Arial" w:hAnsi="Arial"/>
          <w:sz w:val="23"/>
          <w:szCs w:val="23"/>
        </w:rPr>
        <w:t xml:space="preserve"> auto-correlated (not independent)</w:t>
      </w:r>
      <w:r w:rsidR="00787167">
        <w:rPr>
          <w:rFonts w:ascii="Arial" w:hAnsi="Arial"/>
          <w:sz w:val="23"/>
          <w:szCs w:val="23"/>
        </w:rPr>
        <w:t xml:space="preserve">. </w:t>
      </w:r>
      <w:r w:rsidR="00787167" w:rsidRPr="007F47BF">
        <w:rPr>
          <w:rFonts w:ascii="Arial" w:hAnsi="Arial"/>
          <w:sz w:val="23"/>
          <w:szCs w:val="23"/>
        </w:rPr>
        <w:t xml:space="preserve">Ideally the </w:t>
      </w:r>
      <w:r w:rsidR="00787167">
        <w:rPr>
          <w:rFonts w:ascii="Arial" w:hAnsi="Arial"/>
          <w:sz w:val="23"/>
          <w:szCs w:val="23"/>
        </w:rPr>
        <w:t xml:space="preserve">ESS&gt;200 and the </w:t>
      </w:r>
      <w:r w:rsidR="00787167" w:rsidRPr="007F47BF">
        <w:rPr>
          <w:rFonts w:ascii="Arial" w:hAnsi="Arial"/>
          <w:sz w:val="23"/>
          <w:szCs w:val="23"/>
        </w:rPr>
        <w:t>trace should show a ‘hairy caterpillar’ indicating good mixing.</w:t>
      </w:r>
      <w:r w:rsidR="00787167">
        <w:rPr>
          <w:rFonts w:ascii="Arial" w:hAnsi="Arial"/>
          <w:sz w:val="23"/>
          <w:szCs w:val="23"/>
        </w:rPr>
        <w:t xml:space="preserve"> </w:t>
      </w:r>
    </w:p>
    <w:p w14:paraId="1BC8018C" w14:textId="3B68E0AD" w:rsidR="007F1DB9" w:rsidRDefault="00BE77AD" w:rsidP="0011013A">
      <w:pPr>
        <w:pStyle w:val="ListParagraph"/>
        <w:numPr>
          <w:ilvl w:val="0"/>
          <w:numId w:val="6"/>
        </w:numPr>
        <w:rPr>
          <w:rFonts w:ascii="Arial" w:hAnsi="Arial"/>
          <w:sz w:val="23"/>
          <w:szCs w:val="23"/>
        </w:rPr>
      </w:pPr>
      <w:r>
        <w:rPr>
          <w:rFonts w:ascii="Arial" w:hAnsi="Arial"/>
          <w:noProof/>
          <w:sz w:val="23"/>
          <w:szCs w:val="23"/>
          <w:lang w:val="en-US"/>
        </w:rPr>
        <w:lastRenderedPageBreak/>
        <w:drawing>
          <wp:anchor distT="0" distB="0" distL="114300" distR="114300" simplePos="0" relativeHeight="251664384" behindDoc="0" locked="0" layoutInCell="1" allowOverlap="1" wp14:anchorId="73017FE3" wp14:editId="29A73DFE">
            <wp:simplePos x="0" y="0"/>
            <wp:positionH relativeFrom="column">
              <wp:posOffset>457200</wp:posOffset>
            </wp:positionH>
            <wp:positionV relativeFrom="paragraph">
              <wp:posOffset>1192530</wp:posOffset>
            </wp:positionV>
            <wp:extent cx="5715000" cy="3379470"/>
            <wp:effectExtent l="0" t="0" r="0" b="0"/>
            <wp:wrapTopAndBottom/>
            <wp:docPr id="1" name="Picture 1" descr="Macintosh HD:Users:Nic:Desktop:Screen Shot 2014-03-28 at 12.3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Desktop:Screen Shot 2014-03-28 at 12.31.0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37947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CD2">
        <w:rPr>
          <w:rFonts w:ascii="Arial" w:hAnsi="Arial"/>
          <w:sz w:val="23"/>
          <w:szCs w:val="23"/>
        </w:rPr>
        <w:t>To improve ESS Option 1</w:t>
      </w:r>
      <w:r w:rsidR="00976A1A">
        <w:rPr>
          <w:rFonts w:ascii="Arial" w:hAnsi="Arial"/>
          <w:sz w:val="23"/>
          <w:szCs w:val="23"/>
        </w:rPr>
        <w:t xml:space="preserve"> (easy)</w:t>
      </w:r>
      <w:r w:rsidR="00F94CD2">
        <w:rPr>
          <w:rFonts w:ascii="Arial" w:hAnsi="Arial"/>
          <w:sz w:val="23"/>
          <w:szCs w:val="23"/>
        </w:rPr>
        <w:t xml:space="preserve">: </w:t>
      </w:r>
      <w:r w:rsidR="002C203A">
        <w:rPr>
          <w:rFonts w:ascii="Arial" w:hAnsi="Arial"/>
          <w:sz w:val="23"/>
          <w:szCs w:val="23"/>
        </w:rPr>
        <w:t xml:space="preserve">Burn-in. Click on ‘Posterior’ and then the </w:t>
      </w:r>
      <w:r w:rsidR="00976A1A">
        <w:rPr>
          <w:rFonts w:ascii="Arial" w:hAnsi="Arial"/>
          <w:sz w:val="23"/>
          <w:szCs w:val="23"/>
        </w:rPr>
        <w:t>‘Trace’ window and select a burn-in value that removes any samples prior to convergence</w:t>
      </w:r>
      <w:r w:rsidR="002C203A">
        <w:rPr>
          <w:rFonts w:ascii="Arial" w:hAnsi="Arial"/>
          <w:sz w:val="23"/>
          <w:szCs w:val="23"/>
        </w:rPr>
        <w:t xml:space="preserve"> (plateau)</w:t>
      </w:r>
      <w:r w:rsidR="00976A1A">
        <w:rPr>
          <w:rFonts w:ascii="Arial" w:hAnsi="Arial"/>
          <w:sz w:val="23"/>
          <w:szCs w:val="23"/>
        </w:rPr>
        <w:t>. Th</w:t>
      </w:r>
      <w:r>
        <w:rPr>
          <w:rFonts w:ascii="Arial" w:hAnsi="Arial"/>
          <w:sz w:val="23"/>
          <w:szCs w:val="23"/>
        </w:rPr>
        <w:t xml:space="preserve">e </w:t>
      </w:r>
      <w:r w:rsidR="00B147D3">
        <w:rPr>
          <w:rFonts w:ascii="Arial" w:hAnsi="Arial"/>
          <w:sz w:val="23"/>
          <w:szCs w:val="23"/>
        </w:rPr>
        <w:t xml:space="preserve">ESS values </w:t>
      </w:r>
      <w:r>
        <w:rPr>
          <w:rFonts w:ascii="Arial" w:hAnsi="Arial"/>
          <w:sz w:val="23"/>
          <w:szCs w:val="23"/>
        </w:rPr>
        <w:t xml:space="preserve">should be &gt;100 for the following statistics: </w:t>
      </w:r>
      <w:r w:rsidR="00B147D3">
        <w:rPr>
          <w:rFonts w:ascii="Arial" w:hAnsi="Arial"/>
          <w:sz w:val="23"/>
          <w:szCs w:val="23"/>
        </w:rPr>
        <w:t xml:space="preserve">posterior, prior, likelihood, </w:t>
      </w:r>
      <w:proofErr w:type="spellStart"/>
      <w:r w:rsidR="00B147D3">
        <w:rPr>
          <w:rFonts w:ascii="Arial" w:hAnsi="Arial"/>
          <w:sz w:val="23"/>
          <w:szCs w:val="23"/>
        </w:rPr>
        <w:t>treeModel.rootHeight</w:t>
      </w:r>
      <w:proofErr w:type="spellEnd"/>
      <w:r w:rsidR="00B147D3">
        <w:rPr>
          <w:rFonts w:ascii="Arial" w:hAnsi="Arial"/>
          <w:sz w:val="23"/>
          <w:szCs w:val="23"/>
        </w:rPr>
        <w:t xml:space="preserve">, </w:t>
      </w:r>
      <w:proofErr w:type="spellStart"/>
      <w:r w:rsidR="00B147D3">
        <w:rPr>
          <w:rFonts w:ascii="Arial" w:hAnsi="Arial"/>
          <w:sz w:val="23"/>
          <w:szCs w:val="23"/>
        </w:rPr>
        <w:t>ucld.mean</w:t>
      </w:r>
      <w:proofErr w:type="spellEnd"/>
      <w:r w:rsidR="00B147D3">
        <w:rPr>
          <w:rFonts w:ascii="Arial" w:hAnsi="Arial"/>
          <w:sz w:val="23"/>
          <w:szCs w:val="23"/>
        </w:rPr>
        <w:t xml:space="preserve">, </w:t>
      </w:r>
      <w:proofErr w:type="spellStart"/>
      <w:r w:rsidR="00B147D3">
        <w:rPr>
          <w:rFonts w:ascii="Arial" w:hAnsi="Arial"/>
          <w:sz w:val="23"/>
          <w:szCs w:val="23"/>
        </w:rPr>
        <w:t>treeLikelihood</w:t>
      </w:r>
      <w:proofErr w:type="spellEnd"/>
      <w:r w:rsidR="00B147D3">
        <w:rPr>
          <w:rFonts w:ascii="Arial" w:hAnsi="Arial"/>
          <w:sz w:val="23"/>
          <w:szCs w:val="23"/>
        </w:rPr>
        <w:t xml:space="preserve"> and </w:t>
      </w:r>
      <w:proofErr w:type="spellStart"/>
      <w:r w:rsidR="00B147D3">
        <w:rPr>
          <w:rFonts w:ascii="Arial" w:hAnsi="Arial"/>
          <w:sz w:val="23"/>
          <w:szCs w:val="23"/>
        </w:rPr>
        <w:t>skyride</w:t>
      </w:r>
      <w:proofErr w:type="spellEnd"/>
      <w:r>
        <w:rPr>
          <w:rFonts w:ascii="Arial" w:hAnsi="Arial"/>
          <w:sz w:val="23"/>
          <w:szCs w:val="23"/>
        </w:rPr>
        <w:t xml:space="preserve">. The other statistics are noise and only relevant when analysing demographic statistics for population genetics. Repeat for all your runs and assess simultaneously by selecting each log file and clicking ‘Colour by: </w:t>
      </w:r>
      <w:proofErr w:type="spellStart"/>
      <w:r>
        <w:rPr>
          <w:rFonts w:ascii="Arial" w:hAnsi="Arial"/>
          <w:sz w:val="23"/>
          <w:szCs w:val="23"/>
        </w:rPr>
        <w:t>TraceFile</w:t>
      </w:r>
      <w:proofErr w:type="spellEnd"/>
      <w:r>
        <w:rPr>
          <w:rFonts w:ascii="Arial" w:hAnsi="Arial"/>
          <w:sz w:val="23"/>
          <w:szCs w:val="23"/>
        </w:rPr>
        <w:t>’ (bottom right of window: see figure below).</w:t>
      </w:r>
    </w:p>
    <w:p w14:paraId="1001FCDD" w14:textId="77777777" w:rsidR="007F1DB9" w:rsidRPr="007F1DB9" w:rsidRDefault="007F1DB9" w:rsidP="007F1DB9">
      <w:pPr>
        <w:rPr>
          <w:rFonts w:ascii="Arial" w:hAnsi="Arial"/>
          <w:sz w:val="23"/>
          <w:szCs w:val="23"/>
        </w:rPr>
      </w:pPr>
    </w:p>
    <w:p w14:paraId="5353DD2F" w14:textId="3193C9F9" w:rsidR="002D38E1" w:rsidRPr="00976A1A" w:rsidRDefault="00976A1A" w:rsidP="0011013A">
      <w:pPr>
        <w:pStyle w:val="ListParagraph"/>
        <w:numPr>
          <w:ilvl w:val="0"/>
          <w:numId w:val="6"/>
        </w:numPr>
        <w:rPr>
          <w:rFonts w:ascii="Arial" w:hAnsi="Arial"/>
          <w:sz w:val="23"/>
          <w:szCs w:val="23"/>
        </w:rPr>
      </w:pPr>
      <w:r>
        <w:rPr>
          <w:rFonts w:ascii="Arial" w:hAnsi="Arial"/>
          <w:sz w:val="23"/>
          <w:szCs w:val="23"/>
        </w:rPr>
        <w:t xml:space="preserve">To improve ESS Option 2 (easy): </w:t>
      </w:r>
      <w:r w:rsidRPr="00976A1A">
        <w:rPr>
          <w:rFonts w:ascii="Arial" w:hAnsi="Arial"/>
          <w:sz w:val="23"/>
          <w:szCs w:val="23"/>
        </w:rPr>
        <w:t>Use the operators to tune the parameters</w:t>
      </w:r>
      <w:r w:rsidR="00860EF2">
        <w:rPr>
          <w:rFonts w:ascii="Arial" w:hAnsi="Arial"/>
          <w:sz w:val="23"/>
          <w:szCs w:val="23"/>
        </w:rPr>
        <w:t xml:space="preserve">. </w:t>
      </w:r>
      <w:r w:rsidRPr="00976A1A">
        <w:rPr>
          <w:rFonts w:ascii="Arial" w:hAnsi="Arial"/>
          <w:sz w:val="23"/>
          <w:szCs w:val="23"/>
        </w:rPr>
        <w:t>Open the O</w:t>
      </w:r>
      <w:r w:rsidR="002D38E1" w:rsidRPr="00976A1A">
        <w:rPr>
          <w:rFonts w:ascii="Arial" w:hAnsi="Arial"/>
          <w:sz w:val="23"/>
          <w:szCs w:val="23"/>
        </w:rPr>
        <w:t xml:space="preserve">perators file </w:t>
      </w:r>
      <w:r w:rsidRPr="00976A1A">
        <w:rPr>
          <w:rFonts w:ascii="Arial" w:hAnsi="Arial"/>
          <w:sz w:val="23"/>
          <w:szCs w:val="23"/>
        </w:rPr>
        <w:t>(.ops)</w:t>
      </w:r>
      <w:r w:rsidR="00BE77AD">
        <w:rPr>
          <w:rFonts w:ascii="Arial" w:hAnsi="Arial"/>
          <w:sz w:val="23"/>
          <w:szCs w:val="23"/>
        </w:rPr>
        <w:t xml:space="preserve"> in </w:t>
      </w:r>
      <w:r w:rsidR="00BE77AD" w:rsidRPr="00976A1A">
        <w:rPr>
          <w:rFonts w:ascii="Arial" w:hAnsi="Arial"/>
          <w:sz w:val="23"/>
          <w:szCs w:val="23"/>
        </w:rPr>
        <w:t>Text Wrangler</w:t>
      </w:r>
      <w:r w:rsidRPr="00976A1A">
        <w:rPr>
          <w:rFonts w:ascii="Arial" w:hAnsi="Arial"/>
          <w:sz w:val="23"/>
          <w:szCs w:val="23"/>
        </w:rPr>
        <w:t>. Enter the suggested operators in the XML file</w:t>
      </w:r>
      <w:r w:rsidR="00BE77AD">
        <w:rPr>
          <w:rFonts w:ascii="Arial" w:hAnsi="Arial"/>
          <w:sz w:val="23"/>
          <w:szCs w:val="23"/>
        </w:rPr>
        <w:t>.</w:t>
      </w:r>
    </w:p>
    <w:p w14:paraId="6B6C75C2" w14:textId="1330EB4E" w:rsidR="00787167" w:rsidRPr="002D38E1" w:rsidRDefault="00F94CD2" w:rsidP="0011013A">
      <w:pPr>
        <w:pStyle w:val="ListParagraph"/>
        <w:numPr>
          <w:ilvl w:val="0"/>
          <w:numId w:val="6"/>
        </w:numPr>
        <w:rPr>
          <w:rFonts w:ascii="Arial" w:hAnsi="Arial"/>
          <w:sz w:val="23"/>
          <w:szCs w:val="23"/>
        </w:rPr>
      </w:pPr>
      <w:r>
        <w:rPr>
          <w:rFonts w:ascii="Arial" w:hAnsi="Arial"/>
          <w:sz w:val="23"/>
          <w:szCs w:val="23"/>
        </w:rPr>
        <w:t xml:space="preserve">To improve ESS </w:t>
      </w:r>
      <w:r w:rsidR="00976A1A">
        <w:rPr>
          <w:rFonts w:ascii="Arial" w:hAnsi="Arial"/>
          <w:sz w:val="23"/>
          <w:szCs w:val="23"/>
        </w:rPr>
        <w:t>Option 3 (time consuming)</w:t>
      </w:r>
      <w:r>
        <w:rPr>
          <w:rFonts w:ascii="Arial" w:hAnsi="Arial"/>
          <w:sz w:val="23"/>
          <w:szCs w:val="23"/>
        </w:rPr>
        <w:t>:</w:t>
      </w:r>
      <w:r w:rsidR="00787167">
        <w:rPr>
          <w:rFonts w:ascii="Arial" w:hAnsi="Arial"/>
          <w:sz w:val="23"/>
          <w:szCs w:val="23"/>
        </w:rPr>
        <w:t xml:space="preserve"> </w:t>
      </w:r>
      <w:r w:rsidR="002D38E1">
        <w:rPr>
          <w:rFonts w:ascii="Arial" w:hAnsi="Arial"/>
          <w:sz w:val="23"/>
          <w:szCs w:val="23"/>
        </w:rPr>
        <w:t>Increase chain length. F</w:t>
      </w:r>
      <w:r w:rsidR="002D38E1" w:rsidRPr="007F47BF">
        <w:rPr>
          <w:rFonts w:ascii="Arial" w:hAnsi="Arial"/>
          <w:sz w:val="23"/>
          <w:szCs w:val="23"/>
        </w:rPr>
        <w:t xml:space="preserve">ind the lowest ESS for logged quantities </w:t>
      </w:r>
      <w:proofErr w:type="spellStart"/>
      <w:r w:rsidR="002D38E1" w:rsidRPr="007F47BF">
        <w:rPr>
          <w:rFonts w:ascii="Arial" w:hAnsi="Arial"/>
          <w:sz w:val="23"/>
          <w:szCs w:val="23"/>
        </w:rPr>
        <w:t>ie</w:t>
      </w:r>
      <w:proofErr w:type="spellEnd"/>
      <w:r w:rsidR="002D38E1" w:rsidRPr="007F47BF">
        <w:rPr>
          <w:rFonts w:ascii="Arial" w:hAnsi="Arial"/>
          <w:sz w:val="23"/>
          <w:szCs w:val="23"/>
        </w:rPr>
        <w:t xml:space="preserve">. 20, then run chain 10 times longer to get reliable ESS &gt;200. </w:t>
      </w:r>
    </w:p>
    <w:p w14:paraId="15F2D54A" w14:textId="58AFC4E3" w:rsidR="00243D28" w:rsidRDefault="007F47BF" w:rsidP="0011013A">
      <w:pPr>
        <w:pStyle w:val="ListParagraph"/>
        <w:numPr>
          <w:ilvl w:val="0"/>
          <w:numId w:val="6"/>
        </w:numPr>
        <w:rPr>
          <w:rFonts w:ascii="Arial" w:hAnsi="Arial"/>
          <w:sz w:val="23"/>
          <w:szCs w:val="23"/>
        </w:rPr>
      </w:pPr>
      <w:r>
        <w:rPr>
          <w:rFonts w:ascii="Arial" w:hAnsi="Arial"/>
          <w:sz w:val="23"/>
          <w:szCs w:val="23"/>
        </w:rPr>
        <w:t xml:space="preserve">Click the </w:t>
      </w:r>
      <w:r w:rsidRPr="007F47BF">
        <w:rPr>
          <w:rFonts w:ascii="Arial" w:hAnsi="Arial"/>
          <w:sz w:val="23"/>
          <w:szCs w:val="23"/>
        </w:rPr>
        <w:t>Estimates tab. Check the prior for ‘</w:t>
      </w:r>
      <w:proofErr w:type="spellStart"/>
      <w:r w:rsidRPr="007F47BF">
        <w:rPr>
          <w:rFonts w:ascii="Arial" w:hAnsi="Arial"/>
          <w:sz w:val="23"/>
          <w:szCs w:val="23"/>
        </w:rPr>
        <w:t>ucld.mean</w:t>
      </w:r>
      <w:r>
        <w:rPr>
          <w:rFonts w:ascii="Arial" w:hAnsi="Arial"/>
          <w:sz w:val="23"/>
          <w:szCs w:val="23"/>
        </w:rPr>
        <w:t>.rate</w:t>
      </w:r>
      <w:proofErr w:type="spellEnd"/>
      <w:r w:rsidRPr="007F47BF">
        <w:rPr>
          <w:rFonts w:ascii="Arial" w:hAnsi="Arial"/>
          <w:sz w:val="23"/>
          <w:szCs w:val="23"/>
        </w:rPr>
        <w:t xml:space="preserve">’ </w:t>
      </w:r>
      <w:proofErr w:type="spellStart"/>
      <w:r w:rsidRPr="007F47BF">
        <w:rPr>
          <w:rFonts w:ascii="Arial" w:hAnsi="Arial"/>
          <w:sz w:val="23"/>
          <w:szCs w:val="23"/>
        </w:rPr>
        <w:t>ie</w:t>
      </w:r>
      <w:proofErr w:type="spellEnd"/>
      <w:r w:rsidRPr="007F47BF">
        <w:rPr>
          <w:rFonts w:ascii="Arial" w:hAnsi="Arial"/>
          <w:sz w:val="23"/>
          <w:szCs w:val="23"/>
        </w:rPr>
        <w:t xml:space="preserve">. </w:t>
      </w:r>
      <w:proofErr w:type="gramStart"/>
      <w:r w:rsidRPr="007F47BF">
        <w:rPr>
          <w:rFonts w:ascii="Arial" w:hAnsi="Arial"/>
          <w:sz w:val="23"/>
          <w:szCs w:val="23"/>
        </w:rPr>
        <w:t>clock</w:t>
      </w:r>
      <w:proofErr w:type="gramEnd"/>
      <w:r w:rsidRPr="007F47BF">
        <w:rPr>
          <w:rFonts w:ascii="Arial" w:hAnsi="Arial"/>
          <w:sz w:val="23"/>
          <w:szCs w:val="23"/>
        </w:rPr>
        <w:t xml:space="preserve"> rate. Mean should be </w:t>
      </w:r>
      <w:proofErr w:type="spellStart"/>
      <w:r w:rsidRPr="007F47BF">
        <w:rPr>
          <w:rFonts w:ascii="Arial" w:hAnsi="Arial"/>
          <w:sz w:val="23"/>
          <w:szCs w:val="23"/>
        </w:rPr>
        <w:t>centered</w:t>
      </w:r>
      <w:proofErr w:type="spellEnd"/>
      <w:r w:rsidRPr="007F47BF">
        <w:rPr>
          <w:rFonts w:ascii="Arial" w:hAnsi="Arial"/>
          <w:sz w:val="23"/>
          <w:szCs w:val="23"/>
        </w:rPr>
        <w:t xml:space="preserve"> ~10</w:t>
      </w:r>
      <w:r w:rsidRPr="007F47BF">
        <w:rPr>
          <w:rFonts w:ascii="Arial" w:hAnsi="Arial"/>
          <w:sz w:val="23"/>
          <w:szCs w:val="23"/>
          <w:vertAlign w:val="superscript"/>
        </w:rPr>
        <w:t>-3</w:t>
      </w:r>
      <w:r w:rsidRPr="007F47BF">
        <w:rPr>
          <w:rFonts w:ascii="Arial" w:hAnsi="Arial"/>
          <w:sz w:val="23"/>
          <w:szCs w:val="23"/>
        </w:rPr>
        <w:t xml:space="preserve"> and </w:t>
      </w:r>
      <w:r w:rsidR="00307BC7">
        <w:rPr>
          <w:rFonts w:ascii="Arial" w:hAnsi="Arial"/>
          <w:sz w:val="23"/>
          <w:szCs w:val="23"/>
        </w:rPr>
        <w:t xml:space="preserve">be </w:t>
      </w:r>
      <w:r w:rsidRPr="007F47BF">
        <w:rPr>
          <w:rFonts w:ascii="Arial" w:hAnsi="Arial"/>
          <w:sz w:val="23"/>
          <w:szCs w:val="23"/>
        </w:rPr>
        <w:t>roughly bell shaped</w:t>
      </w:r>
      <w:r w:rsidR="00BD5F96">
        <w:rPr>
          <w:rFonts w:ascii="Arial" w:hAnsi="Arial"/>
          <w:sz w:val="23"/>
          <w:szCs w:val="23"/>
        </w:rPr>
        <w:t xml:space="preserve"> </w:t>
      </w:r>
      <w:proofErr w:type="spellStart"/>
      <w:r w:rsidR="00BD5F96">
        <w:rPr>
          <w:rFonts w:ascii="Arial" w:hAnsi="Arial"/>
          <w:sz w:val="23"/>
          <w:szCs w:val="23"/>
        </w:rPr>
        <w:t>ie</w:t>
      </w:r>
      <w:proofErr w:type="spellEnd"/>
      <w:r w:rsidR="00BD5F96">
        <w:rPr>
          <w:rFonts w:ascii="Arial" w:hAnsi="Arial"/>
          <w:sz w:val="23"/>
          <w:szCs w:val="23"/>
        </w:rPr>
        <w:t xml:space="preserve">. </w:t>
      </w:r>
      <w:proofErr w:type="spellStart"/>
      <w:proofErr w:type="gramStart"/>
      <w:r w:rsidR="00BD5F96">
        <w:rPr>
          <w:rFonts w:ascii="Arial" w:hAnsi="Arial"/>
          <w:sz w:val="23"/>
          <w:szCs w:val="23"/>
        </w:rPr>
        <w:t>unimodal</w:t>
      </w:r>
      <w:proofErr w:type="spellEnd"/>
      <w:proofErr w:type="gramEnd"/>
      <w:r w:rsidR="00F94CD2">
        <w:rPr>
          <w:rFonts w:ascii="Arial" w:hAnsi="Arial"/>
          <w:sz w:val="23"/>
          <w:szCs w:val="23"/>
        </w:rPr>
        <w:t>.</w:t>
      </w:r>
    </w:p>
    <w:p w14:paraId="0F2E12C4" w14:textId="6A2129D4" w:rsidR="00CC4966" w:rsidRDefault="00422C41" w:rsidP="0011013A">
      <w:pPr>
        <w:pStyle w:val="ListParagraph"/>
        <w:numPr>
          <w:ilvl w:val="0"/>
          <w:numId w:val="6"/>
        </w:numPr>
        <w:rPr>
          <w:rFonts w:ascii="Arial" w:hAnsi="Arial"/>
          <w:sz w:val="23"/>
          <w:szCs w:val="23"/>
        </w:rPr>
      </w:pPr>
      <w:r>
        <w:rPr>
          <w:rFonts w:ascii="Arial" w:hAnsi="Arial"/>
          <w:noProof/>
          <w:sz w:val="23"/>
          <w:szCs w:val="23"/>
          <w:lang w:val="en-US"/>
        </w:rPr>
        <w:drawing>
          <wp:anchor distT="0" distB="0" distL="114300" distR="114300" simplePos="0" relativeHeight="251662336" behindDoc="0" locked="0" layoutInCell="1" allowOverlap="1" wp14:anchorId="456FEBCD" wp14:editId="0903E6CC">
            <wp:simplePos x="0" y="0"/>
            <wp:positionH relativeFrom="column">
              <wp:posOffset>3429000</wp:posOffset>
            </wp:positionH>
            <wp:positionV relativeFrom="paragraph">
              <wp:posOffset>135255</wp:posOffset>
            </wp:positionV>
            <wp:extent cx="2886710" cy="215963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4 at 1.12.20 PM.png"/>
                    <pic:cNvPicPr/>
                  </pic:nvPicPr>
                  <pic:blipFill>
                    <a:blip r:embed="rId14">
                      <a:extLst>
                        <a:ext uri="{28A0092B-C50C-407E-A947-70E740481C1C}">
                          <a14:useLocalDpi xmlns:a14="http://schemas.microsoft.com/office/drawing/2010/main" val="0"/>
                        </a:ext>
                      </a:extLst>
                    </a:blip>
                    <a:stretch>
                      <a:fillRect/>
                    </a:stretch>
                  </pic:blipFill>
                  <pic:spPr>
                    <a:xfrm>
                      <a:off x="0" y="0"/>
                      <a:ext cx="2886710" cy="2159635"/>
                    </a:xfrm>
                    <a:prstGeom prst="rect">
                      <a:avLst/>
                    </a:prstGeom>
                  </pic:spPr>
                </pic:pic>
              </a:graphicData>
            </a:graphic>
            <wp14:sizeRelH relativeFrom="page">
              <wp14:pctWidth>0</wp14:pctWidth>
            </wp14:sizeRelH>
            <wp14:sizeRelV relativeFrom="page">
              <wp14:pctHeight>0</wp14:pctHeight>
            </wp14:sizeRelV>
          </wp:anchor>
        </w:drawing>
      </w:r>
      <w:r w:rsidR="00CC4966">
        <w:rPr>
          <w:rFonts w:ascii="Arial" w:hAnsi="Arial"/>
          <w:sz w:val="23"/>
          <w:szCs w:val="23"/>
        </w:rPr>
        <w:t xml:space="preserve">Analysis&gt;GMRF </w:t>
      </w:r>
      <w:proofErr w:type="spellStart"/>
      <w:r w:rsidR="00CC4966">
        <w:rPr>
          <w:rFonts w:ascii="Arial" w:hAnsi="Arial"/>
          <w:sz w:val="23"/>
          <w:szCs w:val="23"/>
        </w:rPr>
        <w:t>Skyride</w:t>
      </w:r>
      <w:proofErr w:type="spellEnd"/>
      <w:r w:rsidR="00CC4966">
        <w:rPr>
          <w:rFonts w:ascii="Arial" w:hAnsi="Arial"/>
          <w:sz w:val="23"/>
          <w:szCs w:val="23"/>
        </w:rPr>
        <w:t xml:space="preserve"> Analysis. Input the log file</w:t>
      </w:r>
      <w:r w:rsidR="00800934">
        <w:rPr>
          <w:rFonts w:ascii="Arial" w:hAnsi="Arial"/>
          <w:sz w:val="23"/>
          <w:szCs w:val="23"/>
        </w:rPr>
        <w:t xml:space="preserve"> and specify the Age of youngest tip (</w:t>
      </w:r>
      <w:proofErr w:type="spellStart"/>
      <w:r w:rsidR="00800934">
        <w:rPr>
          <w:rFonts w:ascii="Arial" w:hAnsi="Arial"/>
          <w:sz w:val="23"/>
          <w:szCs w:val="23"/>
        </w:rPr>
        <w:t>ie</w:t>
      </w:r>
      <w:proofErr w:type="spellEnd"/>
      <w:r w:rsidR="00800934">
        <w:rPr>
          <w:rFonts w:ascii="Arial" w:hAnsi="Arial"/>
          <w:sz w:val="23"/>
          <w:szCs w:val="23"/>
        </w:rPr>
        <w:t>. 2013.75)</w:t>
      </w:r>
    </w:p>
    <w:p w14:paraId="4C6F2373" w14:textId="12E48B83" w:rsidR="00800934" w:rsidRDefault="00800934" w:rsidP="0011013A">
      <w:pPr>
        <w:pStyle w:val="ListParagraph"/>
        <w:numPr>
          <w:ilvl w:val="0"/>
          <w:numId w:val="6"/>
        </w:numPr>
        <w:rPr>
          <w:rFonts w:ascii="Arial" w:hAnsi="Arial"/>
          <w:sz w:val="23"/>
          <w:szCs w:val="23"/>
        </w:rPr>
      </w:pPr>
      <w:r>
        <w:rPr>
          <w:rFonts w:ascii="Arial" w:hAnsi="Arial"/>
          <w:sz w:val="23"/>
          <w:szCs w:val="23"/>
        </w:rPr>
        <w:t>Click OK to run analyses</w:t>
      </w:r>
      <w:r w:rsidR="00EC4D7A">
        <w:rPr>
          <w:rFonts w:ascii="Arial" w:hAnsi="Arial"/>
          <w:sz w:val="23"/>
          <w:szCs w:val="23"/>
        </w:rPr>
        <w:t xml:space="preserve"> and</w:t>
      </w:r>
      <w:r w:rsidR="00BE77AD">
        <w:rPr>
          <w:rFonts w:ascii="Arial" w:hAnsi="Arial"/>
          <w:sz w:val="23"/>
          <w:szCs w:val="23"/>
        </w:rPr>
        <w:t xml:space="preserve"> generate a skyline plot (Fig. 6</w:t>
      </w:r>
      <w:r w:rsidR="00EC4D7A">
        <w:rPr>
          <w:rFonts w:ascii="Arial" w:hAnsi="Arial"/>
          <w:sz w:val="23"/>
          <w:szCs w:val="23"/>
        </w:rPr>
        <w:t>)</w:t>
      </w:r>
      <w:r w:rsidR="00BD5F96">
        <w:rPr>
          <w:rFonts w:ascii="Arial" w:hAnsi="Arial"/>
          <w:sz w:val="23"/>
          <w:szCs w:val="23"/>
        </w:rPr>
        <w:t xml:space="preserve"> to see a distribution of coalescent events</w:t>
      </w:r>
    </w:p>
    <w:p w14:paraId="00961692" w14:textId="75010562" w:rsidR="00E969D2" w:rsidRPr="00167EBE" w:rsidRDefault="00E969D2" w:rsidP="0011013A">
      <w:pPr>
        <w:pStyle w:val="ListParagraph"/>
        <w:numPr>
          <w:ilvl w:val="0"/>
          <w:numId w:val="6"/>
        </w:numPr>
        <w:rPr>
          <w:rFonts w:ascii="Arial" w:hAnsi="Arial"/>
          <w:sz w:val="23"/>
          <w:szCs w:val="23"/>
        </w:rPr>
      </w:pPr>
      <w:r>
        <w:rPr>
          <w:rFonts w:ascii="Arial" w:hAnsi="Arial"/>
          <w:sz w:val="23"/>
          <w:szCs w:val="23"/>
        </w:rPr>
        <w:t>If you have multiple MCMC runs, just drop them into Tracer</w:t>
      </w:r>
      <w:r w:rsidR="00787167">
        <w:rPr>
          <w:rFonts w:ascii="Arial" w:hAnsi="Arial"/>
          <w:sz w:val="23"/>
          <w:szCs w:val="23"/>
        </w:rPr>
        <w:t>, select ‘combined’</w:t>
      </w:r>
      <w:r>
        <w:rPr>
          <w:rFonts w:ascii="Arial" w:hAnsi="Arial"/>
          <w:sz w:val="23"/>
          <w:szCs w:val="23"/>
        </w:rPr>
        <w:t xml:space="preserve"> </w:t>
      </w:r>
      <w:r w:rsidR="00787167">
        <w:rPr>
          <w:rFonts w:ascii="Arial" w:hAnsi="Arial"/>
          <w:sz w:val="23"/>
          <w:szCs w:val="23"/>
        </w:rPr>
        <w:t xml:space="preserve">log file </w:t>
      </w:r>
      <w:r>
        <w:rPr>
          <w:rFonts w:ascii="Arial" w:hAnsi="Arial"/>
          <w:sz w:val="23"/>
          <w:szCs w:val="23"/>
        </w:rPr>
        <w:t>and it will automatically conc</w:t>
      </w:r>
      <w:r w:rsidR="00787167">
        <w:rPr>
          <w:rFonts w:ascii="Arial" w:hAnsi="Arial"/>
          <w:sz w:val="23"/>
          <w:szCs w:val="23"/>
        </w:rPr>
        <w:t>atenate the runs in the display. H</w:t>
      </w:r>
      <w:r>
        <w:rPr>
          <w:rFonts w:ascii="Arial" w:hAnsi="Arial"/>
          <w:sz w:val="23"/>
          <w:szCs w:val="23"/>
        </w:rPr>
        <w:t xml:space="preserve">owever use </w:t>
      </w:r>
      <w:proofErr w:type="spellStart"/>
      <w:r>
        <w:rPr>
          <w:rFonts w:ascii="Arial" w:hAnsi="Arial"/>
          <w:sz w:val="23"/>
          <w:szCs w:val="23"/>
        </w:rPr>
        <w:t>LogCombiner</w:t>
      </w:r>
      <w:proofErr w:type="spellEnd"/>
      <w:r>
        <w:rPr>
          <w:rFonts w:ascii="Arial" w:hAnsi="Arial"/>
          <w:sz w:val="23"/>
          <w:szCs w:val="23"/>
        </w:rPr>
        <w:t xml:space="preserve"> to implement concatenated file (Tracer will not do this for you).</w:t>
      </w:r>
    </w:p>
    <w:p w14:paraId="1B524FB9" w14:textId="77777777" w:rsidR="00BD5F96" w:rsidRDefault="00BD5F96" w:rsidP="00BD5F96">
      <w:pPr>
        <w:rPr>
          <w:rFonts w:ascii="Arial" w:hAnsi="Arial"/>
          <w:sz w:val="23"/>
          <w:szCs w:val="23"/>
        </w:rPr>
      </w:pPr>
    </w:p>
    <w:p w14:paraId="3ED463D2" w14:textId="77777777" w:rsidR="007F1DB9" w:rsidRDefault="007F1DB9" w:rsidP="00BD5F96">
      <w:pPr>
        <w:rPr>
          <w:rFonts w:ascii="Arial" w:hAnsi="Arial"/>
          <w:sz w:val="23"/>
          <w:szCs w:val="23"/>
        </w:rPr>
      </w:pPr>
    </w:p>
    <w:p w14:paraId="0F38198D" w14:textId="77777777" w:rsidR="00EB6B4F" w:rsidRDefault="00EB6B4F" w:rsidP="00BD5F96">
      <w:pPr>
        <w:rPr>
          <w:rFonts w:ascii="Arial" w:hAnsi="Arial"/>
          <w:sz w:val="23"/>
          <w:szCs w:val="23"/>
        </w:rPr>
      </w:pPr>
    </w:p>
    <w:p w14:paraId="12A65679" w14:textId="77777777" w:rsidR="00167EBE" w:rsidRPr="00BD5F96" w:rsidRDefault="00167EBE" w:rsidP="00167EBE">
      <w:pPr>
        <w:rPr>
          <w:rFonts w:ascii="Arial" w:hAnsi="Arial"/>
          <w:b/>
          <w:sz w:val="23"/>
          <w:szCs w:val="23"/>
        </w:rPr>
      </w:pPr>
      <w:r w:rsidRPr="00BD5F96">
        <w:rPr>
          <w:rFonts w:ascii="Arial" w:hAnsi="Arial"/>
          <w:b/>
          <w:sz w:val="23"/>
          <w:szCs w:val="23"/>
        </w:rPr>
        <w:lastRenderedPageBreak/>
        <w:t>Log Combiner…</w:t>
      </w:r>
    </w:p>
    <w:p w14:paraId="125012D6" w14:textId="57174B61" w:rsidR="00167EBE" w:rsidRPr="00E969D2" w:rsidRDefault="00167EBE" w:rsidP="0011013A">
      <w:pPr>
        <w:pStyle w:val="ListParagraph"/>
        <w:numPr>
          <w:ilvl w:val="0"/>
          <w:numId w:val="6"/>
        </w:numPr>
        <w:rPr>
          <w:rFonts w:ascii="Arial" w:hAnsi="Arial"/>
          <w:sz w:val="23"/>
          <w:szCs w:val="23"/>
        </w:rPr>
      </w:pPr>
      <w:r w:rsidRPr="00BD5F96">
        <w:rPr>
          <w:rFonts w:ascii="Arial" w:hAnsi="Arial"/>
          <w:sz w:val="23"/>
          <w:szCs w:val="23"/>
        </w:rPr>
        <w:t xml:space="preserve">Select File Type: </w:t>
      </w:r>
      <w:r>
        <w:rPr>
          <w:rFonts w:ascii="Arial" w:hAnsi="Arial"/>
          <w:sz w:val="23"/>
          <w:szCs w:val="23"/>
        </w:rPr>
        <w:t>Log</w:t>
      </w:r>
      <w:r w:rsidRPr="00BD5F96">
        <w:rPr>
          <w:rFonts w:ascii="Arial" w:hAnsi="Arial"/>
          <w:sz w:val="23"/>
          <w:szCs w:val="23"/>
        </w:rPr>
        <w:t xml:space="preserve"> Files</w:t>
      </w:r>
    </w:p>
    <w:p w14:paraId="66BEBFB2" w14:textId="19F953C8" w:rsidR="0083727B" w:rsidRPr="00BD5F96" w:rsidRDefault="0083727B" w:rsidP="0011013A">
      <w:pPr>
        <w:pStyle w:val="ListParagraph"/>
        <w:numPr>
          <w:ilvl w:val="0"/>
          <w:numId w:val="6"/>
        </w:numPr>
        <w:rPr>
          <w:rFonts w:ascii="Arial" w:hAnsi="Arial"/>
          <w:sz w:val="23"/>
          <w:szCs w:val="23"/>
        </w:rPr>
      </w:pPr>
      <w:r>
        <w:rPr>
          <w:rFonts w:ascii="Arial" w:hAnsi="Arial"/>
          <w:sz w:val="23"/>
          <w:szCs w:val="23"/>
        </w:rPr>
        <w:t>*If using log files from an interrupted MCMC run (</w:t>
      </w:r>
      <w:proofErr w:type="spellStart"/>
      <w:r>
        <w:rPr>
          <w:rFonts w:ascii="Arial" w:hAnsi="Arial"/>
          <w:sz w:val="23"/>
          <w:szCs w:val="23"/>
        </w:rPr>
        <w:t>ie</w:t>
      </w:r>
      <w:proofErr w:type="spellEnd"/>
      <w:r>
        <w:rPr>
          <w:rFonts w:ascii="Arial" w:hAnsi="Arial"/>
          <w:sz w:val="23"/>
          <w:szCs w:val="23"/>
        </w:rPr>
        <w:t xml:space="preserve">. only reached 10 million and not 20 million chains) then use </w:t>
      </w:r>
      <w:proofErr w:type="spellStart"/>
      <w:r>
        <w:rPr>
          <w:rFonts w:ascii="Arial" w:hAnsi="Arial"/>
          <w:sz w:val="23"/>
          <w:szCs w:val="23"/>
        </w:rPr>
        <w:t>TextWrangler</w:t>
      </w:r>
      <w:proofErr w:type="spellEnd"/>
      <w:r>
        <w:rPr>
          <w:rFonts w:ascii="Arial" w:hAnsi="Arial"/>
          <w:sz w:val="23"/>
          <w:szCs w:val="23"/>
        </w:rPr>
        <w:t xml:space="preserve"> to remove the last incomplete line in </w:t>
      </w:r>
      <w:r w:rsidR="00655775">
        <w:rPr>
          <w:rFonts w:ascii="Arial" w:hAnsi="Arial"/>
          <w:sz w:val="23"/>
          <w:szCs w:val="23"/>
        </w:rPr>
        <w:t xml:space="preserve">the </w:t>
      </w:r>
      <w:r>
        <w:rPr>
          <w:rFonts w:ascii="Arial" w:hAnsi="Arial"/>
          <w:sz w:val="23"/>
          <w:szCs w:val="23"/>
        </w:rPr>
        <w:t>log file</w:t>
      </w:r>
    </w:p>
    <w:p w14:paraId="4D26DB7A" w14:textId="15CB700E" w:rsidR="0083727B" w:rsidRDefault="00897CF8" w:rsidP="0011013A">
      <w:pPr>
        <w:pStyle w:val="ListParagraph"/>
        <w:numPr>
          <w:ilvl w:val="0"/>
          <w:numId w:val="6"/>
        </w:numPr>
        <w:rPr>
          <w:rFonts w:ascii="Arial" w:hAnsi="Arial"/>
          <w:sz w:val="23"/>
          <w:szCs w:val="23"/>
        </w:rPr>
      </w:pPr>
      <w:r>
        <w:rPr>
          <w:rFonts w:ascii="Arial" w:hAnsi="Arial"/>
          <w:sz w:val="23"/>
          <w:szCs w:val="23"/>
        </w:rPr>
        <w:t>Add</w:t>
      </w:r>
      <w:r w:rsidR="0083727B">
        <w:rPr>
          <w:rFonts w:ascii="Arial" w:hAnsi="Arial"/>
          <w:sz w:val="23"/>
          <w:szCs w:val="23"/>
        </w:rPr>
        <w:t xml:space="preserve"> </w:t>
      </w:r>
      <w:r w:rsidR="00655775">
        <w:rPr>
          <w:rFonts w:ascii="Arial" w:hAnsi="Arial"/>
          <w:sz w:val="23"/>
          <w:szCs w:val="23"/>
        </w:rPr>
        <w:t xml:space="preserve">your </w:t>
      </w:r>
      <w:r w:rsidR="0083727B">
        <w:rPr>
          <w:rFonts w:ascii="Arial" w:hAnsi="Arial"/>
          <w:sz w:val="23"/>
          <w:szCs w:val="23"/>
        </w:rPr>
        <w:t xml:space="preserve">log files </w:t>
      </w:r>
      <w:r>
        <w:rPr>
          <w:rFonts w:ascii="Arial" w:hAnsi="Arial"/>
          <w:sz w:val="23"/>
          <w:szCs w:val="23"/>
        </w:rPr>
        <w:t>to</w:t>
      </w:r>
      <w:r w:rsidR="0083727B">
        <w:rPr>
          <w:rFonts w:ascii="Arial" w:hAnsi="Arial"/>
          <w:sz w:val="23"/>
          <w:szCs w:val="23"/>
        </w:rPr>
        <w:t xml:space="preserve"> Log Combiner </w:t>
      </w:r>
      <w:r>
        <w:rPr>
          <w:rFonts w:ascii="Arial" w:hAnsi="Arial"/>
          <w:sz w:val="23"/>
          <w:szCs w:val="23"/>
        </w:rPr>
        <w:t xml:space="preserve">panel </w:t>
      </w:r>
      <w:r w:rsidR="00B26937">
        <w:rPr>
          <w:rFonts w:ascii="Arial" w:hAnsi="Arial"/>
          <w:sz w:val="23"/>
          <w:szCs w:val="23"/>
        </w:rPr>
        <w:t>by dragging. This step is much more efficient if your log files are on your hard drive (not cluster or server).</w:t>
      </w:r>
    </w:p>
    <w:p w14:paraId="5048C112" w14:textId="06C97673" w:rsidR="0083727B" w:rsidRDefault="0083727B" w:rsidP="0011013A">
      <w:pPr>
        <w:pStyle w:val="ListParagraph"/>
        <w:numPr>
          <w:ilvl w:val="0"/>
          <w:numId w:val="6"/>
        </w:numPr>
        <w:rPr>
          <w:rFonts w:ascii="Arial" w:hAnsi="Arial"/>
          <w:sz w:val="23"/>
          <w:szCs w:val="23"/>
        </w:rPr>
      </w:pPr>
      <w:proofErr w:type="spellStart"/>
      <w:r w:rsidRPr="00243D28">
        <w:rPr>
          <w:rFonts w:ascii="Arial" w:hAnsi="Arial"/>
          <w:sz w:val="23"/>
          <w:szCs w:val="23"/>
        </w:rPr>
        <w:t>Burnin</w:t>
      </w:r>
      <w:proofErr w:type="spellEnd"/>
      <w:r w:rsidRPr="00243D28">
        <w:rPr>
          <w:rFonts w:ascii="Arial" w:hAnsi="Arial"/>
          <w:sz w:val="23"/>
          <w:szCs w:val="23"/>
        </w:rPr>
        <w:t xml:space="preserve"> = the number of </w:t>
      </w:r>
      <w:r>
        <w:rPr>
          <w:rFonts w:ascii="Arial" w:hAnsi="Arial"/>
          <w:sz w:val="23"/>
          <w:szCs w:val="23"/>
        </w:rPr>
        <w:t>chains</w:t>
      </w:r>
      <w:r w:rsidRPr="00243D28">
        <w:rPr>
          <w:rFonts w:ascii="Arial" w:hAnsi="Arial"/>
          <w:sz w:val="23"/>
          <w:szCs w:val="23"/>
        </w:rPr>
        <w:t xml:space="preserve"> to remove from the start </w:t>
      </w:r>
      <w:r>
        <w:rPr>
          <w:rFonts w:ascii="Arial" w:hAnsi="Arial"/>
          <w:sz w:val="23"/>
          <w:szCs w:val="23"/>
        </w:rPr>
        <w:t xml:space="preserve">of the run </w:t>
      </w:r>
      <w:r w:rsidRPr="00243D28">
        <w:rPr>
          <w:rFonts w:ascii="Arial" w:hAnsi="Arial"/>
          <w:sz w:val="23"/>
          <w:szCs w:val="23"/>
        </w:rPr>
        <w:t xml:space="preserve">as the model </w:t>
      </w:r>
      <w:r>
        <w:rPr>
          <w:rFonts w:ascii="Arial" w:hAnsi="Arial"/>
          <w:sz w:val="23"/>
          <w:szCs w:val="23"/>
        </w:rPr>
        <w:t>explores the probability space</w:t>
      </w:r>
      <w:r w:rsidRPr="00243D28">
        <w:rPr>
          <w:rFonts w:ascii="Arial" w:hAnsi="Arial"/>
          <w:sz w:val="23"/>
          <w:szCs w:val="23"/>
        </w:rPr>
        <w:t>.</w:t>
      </w:r>
      <w:r w:rsidR="0072013A">
        <w:rPr>
          <w:rFonts w:ascii="Arial" w:hAnsi="Arial"/>
          <w:sz w:val="23"/>
          <w:szCs w:val="23"/>
        </w:rPr>
        <w:t xml:space="preserve"> </w:t>
      </w:r>
      <w:r w:rsidR="008047C3">
        <w:rPr>
          <w:rFonts w:ascii="Arial" w:hAnsi="Arial"/>
          <w:sz w:val="23"/>
          <w:szCs w:val="23"/>
        </w:rPr>
        <w:t xml:space="preserve">Use values </w:t>
      </w:r>
      <w:r w:rsidR="0091144A">
        <w:rPr>
          <w:rFonts w:ascii="Arial" w:hAnsi="Arial"/>
          <w:sz w:val="23"/>
          <w:szCs w:val="23"/>
        </w:rPr>
        <w:t xml:space="preserve">directly </w:t>
      </w:r>
      <w:r w:rsidR="008047C3">
        <w:rPr>
          <w:rFonts w:ascii="Arial" w:hAnsi="Arial"/>
          <w:sz w:val="23"/>
          <w:szCs w:val="23"/>
        </w:rPr>
        <w:t>from Tracer.</w:t>
      </w:r>
    </w:p>
    <w:p w14:paraId="63132F5F" w14:textId="7F6B1595" w:rsidR="0072013A" w:rsidRPr="0083727B" w:rsidRDefault="00897CF8" w:rsidP="0011013A">
      <w:pPr>
        <w:pStyle w:val="ListParagraph"/>
        <w:numPr>
          <w:ilvl w:val="0"/>
          <w:numId w:val="6"/>
        </w:numPr>
        <w:rPr>
          <w:rFonts w:ascii="Arial" w:hAnsi="Arial"/>
          <w:sz w:val="23"/>
          <w:szCs w:val="23"/>
        </w:rPr>
      </w:pPr>
      <w:r>
        <w:rPr>
          <w:rFonts w:ascii="Arial" w:hAnsi="Arial"/>
          <w:sz w:val="23"/>
          <w:szCs w:val="23"/>
        </w:rPr>
        <w:t xml:space="preserve">Down </w:t>
      </w:r>
      <w:r w:rsidR="0072013A">
        <w:rPr>
          <w:rFonts w:ascii="Arial" w:hAnsi="Arial"/>
          <w:sz w:val="23"/>
          <w:szCs w:val="23"/>
        </w:rPr>
        <w:t xml:space="preserve">sampling is required to thin the tree. </w:t>
      </w:r>
      <w:r w:rsidR="00307BC7">
        <w:rPr>
          <w:rFonts w:ascii="Arial" w:hAnsi="Arial"/>
          <w:sz w:val="23"/>
          <w:szCs w:val="23"/>
        </w:rPr>
        <w:t xml:space="preserve">Check ‘Resample states at lower frequency’ and enter </w:t>
      </w:r>
      <w:r w:rsidR="00655775">
        <w:rPr>
          <w:rFonts w:ascii="Arial" w:hAnsi="Arial"/>
          <w:sz w:val="23"/>
          <w:szCs w:val="23"/>
        </w:rPr>
        <w:t>a</w:t>
      </w:r>
      <w:r>
        <w:rPr>
          <w:rFonts w:ascii="Arial" w:hAnsi="Arial"/>
          <w:sz w:val="23"/>
          <w:szCs w:val="23"/>
        </w:rPr>
        <w:t xml:space="preserve"> value </w:t>
      </w:r>
      <w:r w:rsidR="00655775">
        <w:rPr>
          <w:rFonts w:ascii="Arial" w:hAnsi="Arial"/>
          <w:sz w:val="23"/>
          <w:szCs w:val="23"/>
        </w:rPr>
        <w:t>that is</w:t>
      </w:r>
      <w:r>
        <w:rPr>
          <w:rFonts w:ascii="Arial" w:hAnsi="Arial"/>
          <w:sz w:val="23"/>
          <w:szCs w:val="23"/>
        </w:rPr>
        <w:t xml:space="preserve"> a multiple of y</w:t>
      </w:r>
      <w:r w:rsidR="00655775">
        <w:rPr>
          <w:rFonts w:ascii="Arial" w:hAnsi="Arial"/>
          <w:sz w:val="23"/>
          <w:szCs w:val="23"/>
        </w:rPr>
        <w:t>our original sampling frequency. If your original sampling frequency is 2000 then enter 4000 to reduce the sampling frequency by half.</w:t>
      </w:r>
    </w:p>
    <w:p w14:paraId="5838FCE8" w14:textId="77CC9EF2" w:rsidR="00897CF8" w:rsidRDefault="00167EBE" w:rsidP="0083727B">
      <w:pPr>
        <w:pStyle w:val="ListParagraph"/>
        <w:numPr>
          <w:ilvl w:val="0"/>
          <w:numId w:val="6"/>
        </w:numPr>
        <w:rPr>
          <w:rFonts w:ascii="Arial" w:hAnsi="Arial"/>
          <w:sz w:val="23"/>
          <w:szCs w:val="23"/>
        </w:rPr>
      </w:pPr>
      <w:r>
        <w:rPr>
          <w:rFonts w:ascii="Arial" w:hAnsi="Arial"/>
          <w:sz w:val="23"/>
          <w:szCs w:val="23"/>
        </w:rPr>
        <w:t>Save</w:t>
      </w:r>
      <w:r w:rsidR="00897CF8">
        <w:rPr>
          <w:rFonts w:ascii="Arial" w:hAnsi="Arial"/>
          <w:sz w:val="23"/>
          <w:szCs w:val="23"/>
        </w:rPr>
        <w:t xml:space="preserve"> with ‘.comb</w:t>
      </w:r>
      <w:r w:rsidR="00655775">
        <w:rPr>
          <w:rFonts w:ascii="Arial" w:hAnsi="Arial"/>
          <w:sz w:val="23"/>
          <w:szCs w:val="23"/>
        </w:rPr>
        <w:t>.log</w:t>
      </w:r>
      <w:r w:rsidR="00897CF8">
        <w:rPr>
          <w:rFonts w:ascii="Arial" w:hAnsi="Arial"/>
          <w:sz w:val="23"/>
          <w:szCs w:val="23"/>
        </w:rPr>
        <w:t>’ in the file name.</w:t>
      </w:r>
    </w:p>
    <w:p w14:paraId="33B39D82" w14:textId="4A27FC26" w:rsidR="0083727B" w:rsidRPr="00F9235B" w:rsidRDefault="00655775" w:rsidP="0083727B">
      <w:pPr>
        <w:pStyle w:val="ListParagraph"/>
        <w:numPr>
          <w:ilvl w:val="0"/>
          <w:numId w:val="6"/>
        </w:numPr>
        <w:rPr>
          <w:rFonts w:ascii="Arial" w:hAnsi="Arial"/>
          <w:sz w:val="23"/>
          <w:szCs w:val="23"/>
        </w:rPr>
      </w:pPr>
      <w:r>
        <w:rPr>
          <w:rFonts w:ascii="Arial" w:hAnsi="Arial"/>
          <w:sz w:val="23"/>
          <w:szCs w:val="23"/>
        </w:rPr>
        <w:t>Inspect</w:t>
      </w:r>
      <w:r w:rsidR="00897CF8">
        <w:rPr>
          <w:rFonts w:ascii="Arial" w:hAnsi="Arial"/>
          <w:sz w:val="23"/>
          <w:szCs w:val="23"/>
        </w:rPr>
        <w:t xml:space="preserve"> the</w:t>
      </w:r>
      <w:r w:rsidR="00167EBE">
        <w:rPr>
          <w:rFonts w:ascii="Arial" w:hAnsi="Arial"/>
          <w:sz w:val="23"/>
          <w:szCs w:val="23"/>
        </w:rPr>
        <w:t xml:space="preserve"> </w:t>
      </w:r>
      <w:r w:rsidR="00897CF8">
        <w:rPr>
          <w:rFonts w:ascii="Arial" w:hAnsi="Arial"/>
          <w:sz w:val="23"/>
          <w:szCs w:val="23"/>
        </w:rPr>
        <w:t>combined</w:t>
      </w:r>
      <w:r w:rsidR="00167EBE">
        <w:rPr>
          <w:rFonts w:ascii="Arial" w:hAnsi="Arial"/>
          <w:sz w:val="23"/>
          <w:szCs w:val="23"/>
        </w:rPr>
        <w:t xml:space="preserve"> log file in Tracer again</w:t>
      </w:r>
      <w:r w:rsidR="00897CF8">
        <w:rPr>
          <w:rFonts w:ascii="Arial" w:hAnsi="Arial"/>
          <w:sz w:val="23"/>
          <w:szCs w:val="23"/>
        </w:rPr>
        <w:t xml:space="preserve">. </w:t>
      </w:r>
      <w:r>
        <w:rPr>
          <w:rFonts w:ascii="Arial" w:hAnsi="Arial"/>
          <w:sz w:val="23"/>
          <w:szCs w:val="23"/>
        </w:rPr>
        <w:t>The ESS values should be high and all runs should have converged on the same optimal tree.</w:t>
      </w:r>
    </w:p>
    <w:p w14:paraId="31B220BB" w14:textId="6EFD9318" w:rsidR="0083727B" w:rsidRDefault="0083727B" w:rsidP="0011013A">
      <w:pPr>
        <w:pStyle w:val="ListParagraph"/>
        <w:numPr>
          <w:ilvl w:val="0"/>
          <w:numId w:val="6"/>
        </w:numPr>
        <w:rPr>
          <w:rFonts w:ascii="Arial" w:hAnsi="Arial"/>
          <w:sz w:val="23"/>
          <w:szCs w:val="23"/>
        </w:rPr>
      </w:pPr>
      <w:r>
        <w:rPr>
          <w:rFonts w:ascii="Arial" w:hAnsi="Arial"/>
          <w:sz w:val="23"/>
          <w:szCs w:val="23"/>
        </w:rPr>
        <w:t>Select File Type: Tree Files</w:t>
      </w:r>
    </w:p>
    <w:p w14:paraId="5DCB84C9" w14:textId="388AA5E2" w:rsidR="0083727B" w:rsidRDefault="00307BC7" w:rsidP="0011013A">
      <w:pPr>
        <w:pStyle w:val="ListParagraph"/>
        <w:numPr>
          <w:ilvl w:val="0"/>
          <w:numId w:val="6"/>
        </w:numPr>
        <w:rPr>
          <w:rFonts w:ascii="Arial" w:hAnsi="Arial"/>
          <w:sz w:val="23"/>
          <w:szCs w:val="23"/>
        </w:rPr>
      </w:pPr>
      <w:r>
        <w:rPr>
          <w:rFonts w:ascii="Arial" w:hAnsi="Arial"/>
          <w:sz w:val="23"/>
          <w:szCs w:val="23"/>
        </w:rPr>
        <w:t>*</w:t>
      </w:r>
      <w:r w:rsidR="0083727B">
        <w:rPr>
          <w:rFonts w:ascii="Arial" w:hAnsi="Arial"/>
          <w:sz w:val="23"/>
          <w:szCs w:val="23"/>
        </w:rPr>
        <w:t xml:space="preserve">If using tree files from an interrupted MCMC run, then use </w:t>
      </w:r>
      <w:proofErr w:type="spellStart"/>
      <w:r w:rsidR="0083727B">
        <w:rPr>
          <w:rFonts w:ascii="Arial" w:hAnsi="Arial"/>
          <w:sz w:val="23"/>
          <w:szCs w:val="23"/>
        </w:rPr>
        <w:t>TextWrangler</w:t>
      </w:r>
      <w:proofErr w:type="spellEnd"/>
      <w:r w:rsidR="0083727B">
        <w:rPr>
          <w:rFonts w:ascii="Arial" w:hAnsi="Arial"/>
          <w:sz w:val="23"/>
          <w:szCs w:val="23"/>
        </w:rPr>
        <w:t xml:space="preserve"> to remove last tree and append with ‘;End’ on new line (in keeping with nexus syntax).</w:t>
      </w:r>
    </w:p>
    <w:p w14:paraId="5775AB92" w14:textId="40BC3F5F" w:rsidR="00655775" w:rsidRDefault="00655775" w:rsidP="00655775">
      <w:pPr>
        <w:pStyle w:val="ListParagraph"/>
        <w:numPr>
          <w:ilvl w:val="0"/>
          <w:numId w:val="6"/>
        </w:numPr>
        <w:rPr>
          <w:rFonts w:ascii="Arial" w:hAnsi="Arial"/>
          <w:sz w:val="23"/>
          <w:szCs w:val="23"/>
        </w:rPr>
      </w:pPr>
      <w:r>
        <w:rPr>
          <w:rFonts w:ascii="Arial" w:hAnsi="Arial"/>
          <w:sz w:val="23"/>
          <w:szCs w:val="23"/>
        </w:rPr>
        <w:t>Add your tree files to Log Combiner panel using ‘+’.</w:t>
      </w:r>
    </w:p>
    <w:p w14:paraId="547640D5" w14:textId="02697859" w:rsidR="00307BC7" w:rsidRDefault="00307BC7" w:rsidP="0011013A">
      <w:pPr>
        <w:pStyle w:val="ListParagraph"/>
        <w:numPr>
          <w:ilvl w:val="0"/>
          <w:numId w:val="6"/>
        </w:numPr>
        <w:rPr>
          <w:rFonts w:ascii="Arial" w:hAnsi="Arial"/>
          <w:sz w:val="23"/>
          <w:szCs w:val="23"/>
        </w:rPr>
      </w:pPr>
      <w:proofErr w:type="spellStart"/>
      <w:r w:rsidRPr="00422C41">
        <w:rPr>
          <w:rFonts w:ascii="Arial" w:hAnsi="Arial"/>
          <w:sz w:val="23"/>
          <w:szCs w:val="23"/>
        </w:rPr>
        <w:t>Burnin</w:t>
      </w:r>
      <w:proofErr w:type="spellEnd"/>
      <w:r w:rsidRPr="00422C41">
        <w:rPr>
          <w:rFonts w:ascii="Arial" w:hAnsi="Arial"/>
          <w:sz w:val="23"/>
          <w:szCs w:val="23"/>
        </w:rPr>
        <w:t xml:space="preserve"> is specified in </w:t>
      </w:r>
      <w:r w:rsidR="008047C3" w:rsidRPr="00422C41">
        <w:rPr>
          <w:rFonts w:ascii="Arial" w:hAnsi="Arial"/>
          <w:sz w:val="23"/>
          <w:szCs w:val="23"/>
        </w:rPr>
        <w:t>trees</w:t>
      </w:r>
      <w:r w:rsidRPr="00422C41">
        <w:rPr>
          <w:rFonts w:ascii="Arial" w:hAnsi="Arial"/>
          <w:sz w:val="23"/>
          <w:szCs w:val="23"/>
        </w:rPr>
        <w:t xml:space="preserve"> </w:t>
      </w:r>
      <w:proofErr w:type="spellStart"/>
      <w:r w:rsidR="00C131DB" w:rsidRPr="00422C41">
        <w:rPr>
          <w:rFonts w:ascii="Arial" w:hAnsi="Arial"/>
          <w:sz w:val="23"/>
          <w:szCs w:val="23"/>
        </w:rPr>
        <w:t>ie</w:t>
      </w:r>
      <w:proofErr w:type="spellEnd"/>
      <w:r w:rsidR="00C131DB" w:rsidRPr="00422C41">
        <w:rPr>
          <w:rFonts w:ascii="Arial" w:hAnsi="Arial"/>
          <w:sz w:val="23"/>
          <w:szCs w:val="23"/>
        </w:rPr>
        <w:t xml:space="preserve">. </w:t>
      </w:r>
      <w:proofErr w:type="gramStart"/>
      <w:r w:rsidR="00C131DB" w:rsidRPr="00422C41">
        <w:rPr>
          <w:rFonts w:ascii="Arial" w:hAnsi="Arial"/>
          <w:sz w:val="23"/>
          <w:szCs w:val="23"/>
        </w:rPr>
        <w:t>for</w:t>
      </w:r>
      <w:proofErr w:type="gramEnd"/>
      <w:r w:rsidR="00C131DB" w:rsidRPr="00422C41">
        <w:rPr>
          <w:rFonts w:ascii="Arial" w:hAnsi="Arial"/>
          <w:sz w:val="23"/>
          <w:szCs w:val="23"/>
        </w:rPr>
        <w:t xml:space="preserve"> chain length 20,000,000 with sampling every 2,000 steps, the tree file will contain 10,000 trees.</w:t>
      </w:r>
      <w:r w:rsidR="00C131DB" w:rsidRPr="00243D28">
        <w:rPr>
          <w:rFonts w:ascii="Arial" w:hAnsi="Arial"/>
          <w:sz w:val="23"/>
          <w:szCs w:val="23"/>
        </w:rPr>
        <w:t xml:space="preserve"> </w:t>
      </w:r>
      <w:proofErr w:type="spellStart"/>
      <w:r>
        <w:rPr>
          <w:rFonts w:ascii="Arial" w:hAnsi="Arial"/>
          <w:sz w:val="23"/>
          <w:szCs w:val="23"/>
        </w:rPr>
        <w:t>Burnin</w:t>
      </w:r>
      <w:proofErr w:type="spellEnd"/>
      <w:r>
        <w:rPr>
          <w:rFonts w:ascii="Arial" w:hAnsi="Arial"/>
          <w:sz w:val="23"/>
          <w:szCs w:val="23"/>
        </w:rPr>
        <w:t xml:space="preserve"> ~ 10% will be </w:t>
      </w:r>
      <w:r w:rsidR="008047C3">
        <w:rPr>
          <w:rFonts w:ascii="Arial" w:hAnsi="Arial"/>
          <w:sz w:val="23"/>
          <w:szCs w:val="23"/>
        </w:rPr>
        <w:t>1,000 (i.e. 1/10 * 10,000)</w:t>
      </w:r>
      <w:r>
        <w:rPr>
          <w:rFonts w:ascii="Arial" w:hAnsi="Arial"/>
          <w:sz w:val="23"/>
          <w:szCs w:val="23"/>
        </w:rPr>
        <w:t xml:space="preserve"> for each run.</w:t>
      </w:r>
      <w:ins w:id="7" w:author="owner" w:date="2014-08-04T15:49:00Z">
        <w:r w:rsidR="00C60802">
          <w:rPr>
            <w:rFonts w:ascii="Arial" w:hAnsi="Arial"/>
            <w:sz w:val="23"/>
            <w:szCs w:val="23"/>
          </w:rPr>
          <w:t xml:space="preserve"> Also you may divide the burn-in by </w:t>
        </w:r>
      </w:ins>
      <w:ins w:id="8" w:author="owner" w:date="2014-08-04T15:52:00Z">
        <w:r w:rsidR="00C60802">
          <w:rPr>
            <w:rFonts w:ascii="Arial" w:hAnsi="Arial"/>
            <w:sz w:val="23"/>
            <w:szCs w:val="23"/>
          </w:rPr>
          <w:t>[</w:t>
        </w:r>
      </w:ins>
      <w:ins w:id="9" w:author="owner" w:date="2014-08-04T15:49:00Z">
        <w:r w:rsidR="00C60802">
          <w:rPr>
            <w:rFonts w:ascii="Arial" w:hAnsi="Arial"/>
            <w:sz w:val="23"/>
            <w:szCs w:val="23"/>
          </w:rPr>
          <w:t>chain length/10,000</w:t>
        </w:r>
      </w:ins>
      <w:ins w:id="10" w:author="owner" w:date="2014-08-04T15:52:00Z">
        <w:r w:rsidR="00C60802">
          <w:rPr>
            <w:rFonts w:ascii="Arial" w:hAnsi="Arial"/>
            <w:sz w:val="23"/>
            <w:szCs w:val="23"/>
          </w:rPr>
          <w:t>]</w:t>
        </w:r>
      </w:ins>
      <w:ins w:id="11" w:author="owner" w:date="2014-08-04T15:49:00Z">
        <w:r w:rsidR="00C60802">
          <w:rPr>
            <w:rFonts w:ascii="Arial" w:hAnsi="Arial"/>
            <w:sz w:val="23"/>
            <w:szCs w:val="23"/>
          </w:rPr>
          <w:t>.</w:t>
        </w:r>
      </w:ins>
    </w:p>
    <w:p w14:paraId="1D6659E9" w14:textId="6040899E" w:rsidR="00860EF2" w:rsidRPr="00860EF2" w:rsidRDefault="00860EF2" w:rsidP="0011013A">
      <w:pPr>
        <w:pStyle w:val="ListParagraph"/>
        <w:numPr>
          <w:ilvl w:val="0"/>
          <w:numId w:val="6"/>
        </w:numPr>
        <w:rPr>
          <w:rFonts w:ascii="Arial" w:hAnsi="Arial"/>
          <w:sz w:val="23"/>
          <w:szCs w:val="23"/>
        </w:rPr>
      </w:pPr>
      <w:r>
        <w:rPr>
          <w:rFonts w:ascii="Arial" w:hAnsi="Arial"/>
          <w:sz w:val="23"/>
          <w:szCs w:val="23"/>
        </w:rPr>
        <w:t>Down sampling is required to thin the tree. Check ‘Resample states at lower frequency’ and enter a value that is a multiple of your original sampling frequency. If your original sampling frequency is 2000 then enter 4000 to reduce the sampling frequency by half.</w:t>
      </w:r>
    </w:p>
    <w:p w14:paraId="0EBDCEE2" w14:textId="4B3BF976" w:rsidR="008047C3" w:rsidRPr="00860EF2" w:rsidRDefault="00BD5F96" w:rsidP="008047C3">
      <w:pPr>
        <w:pStyle w:val="ListParagraph"/>
        <w:numPr>
          <w:ilvl w:val="0"/>
          <w:numId w:val="6"/>
        </w:numPr>
        <w:rPr>
          <w:rFonts w:ascii="Arial" w:hAnsi="Arial"/>
          <w:sz w:val="23"/>
          <w:szCs w:val="23"/>
        </w:rPr>
      </w:pPr>
      <w:r>
        <w:rPr>
          <w:rFonts w:ascii="Arial" w:hAnsi="Arial"/>
          <w:sz w:val="23"/>
          <w:szCs w:val="23"/>
        </w:rPr>
        <w:t>Save with ‘.</w:t>
      </w:r>
      <w:proofErr w:type="spellStart"/>
      <w:r>
        <w:rPr>
          <w:rFonts w:ascii="Arial" w:hAnsi="Arial"/>
          <w:sz w:val="23"/>
          <w:szCs w:val="23"/>
        </w:rPr>
        <w:t>comb</w:t>
      </w:r>
      <w:r w:rsidR="00655775">
        <w:rPr>
          <w:rFonts w:ascii="Arial" w:hAnsi="Arial"/>
          <w:sz w:val="23"/>
          <w:szCs w:val="23"/>
        </w:rPr>
        <w:t>.trees</w:t>
      </w:r>
      <w:proofErr w:type="spellEnd"/>
      <w:r>
        <w:rPr>
          <w:rFonts w:ascii="Arial" w:hAnsi="Arial"/>
          <w:sz w:val="23"/>
          <w:szCs w:val="23"/>
        </w:rPr>
        <w:t>’ in the file name</w:t>
      </w:r>
    </w:p>
    <w:p w14:paraId="64C8C0EF" w14:textId="77777777" w:rsidR="0083727B" w:rsidRDefault="0083727B" w:rsidP="0083727B">
      <w:pPr>
        <w:pStyle w:val="ListParagraph"/>
        <w:rPr>
          <w:rFonts w:ascii="Arial" w:hAnsi="Arial"/>
          <w:sz w:val="23"/>
          <w:szCs w:val="23"/>
        </w:rPr>
      </w:pPr>
    </w:p>
    <w:p w14:paraId="469AAABB" w14:textId="77777777" w:rsidR="0083727B" w:rsidRPr="00286CD9" w:rsidRDefault="0083727B" w:rsidP="0083727B">
      <w:pPr>
        <w:rPr>
          <w:rFonts w:ascii="Arial" w:hAnsi="Arial"/>
          <w:b/>
          <w:sz w:val="23"/>
          <w:szCs w:val="23"/>
        </w:rPr>
      </w:pPr>
      <w:r w:rsidRPr="00286CD9">
        <w:rPr>
          <w:rFonts w:ascii="Arial" w:hAnsi="Arial"/>
          <w:b/>
          <w:sz w:val="23"/>
          <w:szCs w:val="23"/>
        </w:rPr>
        <w:t>Tree Annotator…</w:t>
      </w:r>
    </w:p>
    <w:p w14:paraId="7FC6F252" w14:textId="1B413CA1" w:rsidR="0083727B" w:rsidRDefault="003553C1" w:rsidP="0011013A">
      <w:pPr>
        <w:pStyle w:val="ListParagraph"/>
        <w:numPr>
          <w:ilvl w:val="0"/>
          <w:numId w:val="6"/>
        </w:numPr>
        <w:rPr>
          <w:rFonts w:ascii="Arial" w:hAnsi="Arial"/>
          <w:sz w:val="23"/>
          <w:szCs w:val="23"/>
        </w:rPr>
      </w:pPr>
      <w:r>
        <w:rPr>
          <w:rFonts w:ascii="Arial" w:hAnsi="Arial"/>
          <w:sz w:val="23"/>
          <w:szCs w:val="23"/>
        </w:rPr>
        <w:t>*</w:t>
      </w:r>
      <w:r w:rsidR="00307BC7" w:rsidRPr="003553C1">
        <w:rPr>
          <w:rFonts w:ascii="Arial" w:hAnsi="Arial"/>
          <w:sz w:val="23"/>
          <w:szCs w:val="23"/>
        </w:rPr>
        <w:t xml:space="preserve">If performing </w:t>
      </w:r>
      <w:proofErr w:type="spellStart"/>
      <w:r w:rsidR="00307BC7" w:rsidRPr="003553C1">
        <w:rPr>
          <w:rFonts w:ascii="Arial" w:hAnsi="Arial"/>
          <w:sz w:val="23"/>
          <w:szCs w:val="23"/>
        </w:rPr>
        <w:t>burnin</w:t>
      </w:r>
      <w:proofErr w:type="spellEnd"/>
      <w:r w:rsidR="00307BC7" w:rsidRPr="003553C1">
        <w:rPr>
          <w:rFonts w:ascii="Arial" w:hAnsi="Arial"/>
          <w:sz w:val="23"/>
          <w:szCs w:val="23"/>
        </w:rPr>
        <w:t xml:space="preserve"> now, </w:t>
      </w:r>
      <w:r w:rsidR="0083727B" w:rsidRPr="003553C1">
        <w:rPr>
          <w:rFonts w:ascii="Arial" w:hAnsi="Arial"/>
          <w:sz w:val="23"/>
          <w:szCs w:val="23"/>
        </w:rPr>
        <w:t xml:space="preserve">specify the actual number of trees (not the </w:t>
      </w:r>
      <w:r w:rsidR="00307BC7" w:rsidRPr="003553C1">
        <w:rPr>
          <w:rFonts w:ascii="Arial" w:hAnsi="Arial"/>
          <w:sz w:val="23"/>
          <w:szCs w:val="23"/>
        </w:rPr>
        <w:t xml:space="preserve">actual </w:t>
      </w:r>
      <w:r w:rsidR="0083727B" w:rsidRPr="003553C1">
        <w:rPr>
          <w:rFonts w:ascii="Arial" w:hAnsi="Arial"/>
          <w:sz w:val="23"/>
          <w:szCs w:val="23"/>
        </w:rPr>
        <w:t xml:space="preserve">number of </w:t>
      </w:r>
      <w:r w:rsidR="00C131DB" w:rsidRPr="003553C1">
        <w:rPr>
          <w:rFonts w:ascii="Arial" w:hAnsi="Arial"/>
          <w:sz w:val="23"/>
          <w:szCs w:val="23"/>
        </w:rPr>
        <w:t xml:space="preserve">samples). </w:t>
      </w:r>
      <w:r w:rsidR="0083727B" w:rsidRPr="003553C1">
        <w:rPr>
          <w:rFonts w:ascii="Arial" w:hAnsi="Arial"/>
          <w:sz w:val="23"/>
          <w:szCs w:val="23"/>
        </w:rPr>
        <w:t xml:space="preserve">To specify a 10% </w:t>
      </w:r>
      <w:proofErr w:type="spellStart"/>
      <w:r w:rsidR="0083727B" w:rsidRPr="003553C1">
        <w:rPr>
          <w:rFonts w:ascii="Arial" w:hAnsi="Arial"/>
          <w:sz w:val="23"/>
          <w:szCs w:val="23"/>
        </w:rPr>
        <w:t>burnin</w:t>
      </w:r>
      <w:proofErr w:type="spellEnd"/>
      <w:r w:rsidR="0083727B" w:rsidRPr="003553C1">
        <w:rPr>
          <w:rFonts w:ascii="Arial" w:hAnsi="Arial"/>
          <w:sz w:val="23"/>
          <w:szCs w:val="23"/>
        </w:rPr>
        <w:t xml:space="preserve"> use the value of 1000.</w:t>
      </w:r>
      <w:r>
        <w:rPr>
          <w:rFonts w:ascii="Arial" w:hAnsi="Arial"/>
          <w:sz w:val="23"/>
          <w:szCs w:val="23"/>
        </w:rPr>
        <w:t xml:space="preserve"> </w:t>
      </w:r>
      <w:r w:rsidR="0083727B" w:rsidRPr="003553C1">
        <w:rPr>
          <w:rFonts w:ascii="Arial" w:hAnsi="Arial"/>
          <w:i/>
          <w:sz w:val="23"/>
          <w:szCs w:val="23"/>
        </w:rPr>
        <w:t>Highly recommended</w:t>
      </w:r>
      <w:r w:rsidR="0083727B" w:rsidRPr="003553C1">
        <w:rPr>
          <w:rFonts w:ascii="Arial" w:hAnsi="Arial"/>
          <w:sz w:val="23"/>
          <w:szCs w:val="23"/>
        </w:rPr>
        <w:t xml:space="preserve">: Use a higher </w:t>
      </w:r>
      <w:proofErr w:type="spellStart"/>
      <w:r w:rsidR="0083727B" w:rsidRPr="003553C1">
        <w:rPr>
          <w:rFonts w:ascii="Arial" w:hAnsi="Arial"/>
          <w:sz w:val="23"/>
          <w:szCs w:val="23"/>
        </w:rPr>
        <w:t>burnin</w:t>
      </w:r>
      <w:proofErr w:type="spellEnd"/>
      <w:r w:rsidR="0083727B" w:rsidRPr="003553C1">
        <w:rPr>
          <w:rFonts w:ascii="Arial" w:hAnsi="Arial"/>
          <w:sz w:val="23"/>
          <w:szCs w:val="23"/>
        </w:rPr>
        <w:t xml:space="preserve"> (</w:t>
      </w:r>
      <w:proofErr w:type="spellStart"/>
      <w:r w:rsidR="0083727B" w:rsidRPr="003553C1">
        <w:rPr>
          <w:rFonts w:ascii="Arial" w:hAnsi="Arial"/>
          <w:sz w:val="23"/>
          <w:szCs w:val="23"/>
        </w:rPr>
        <w:t>ie</w:t>
      </w:r>
      <w:proofErr w:type="spellEnd"/>
      <w:r w:rsidR="0083727B" w:rsidRPr="003553C1">
        <w:rPr>
          <w:rFonts w:ascii="Arial" w:hAnsi="Arial"/>
          <w:sz w:val="23"/>
          <w:szCs w:val="23"/>
        </w:rPr>
        <w:t>. 15-20%) if you have multiple BEAST runs</w:t>
      </w:r>
    </w:p>
    <w:p w14:paraId="05FD7542" w14:textId="5CAF0A26" w:rsidR="00B26937" w:rsidRPr="003553C1" w:rsidRDefault="00B26937" w:rsidP="0011013A">
      <w:pPr>
        <w:pStyle w:val="ListParagraph"/>
        <w:numPr>
          <w:ilvl w:val="0"/>
          <w:numId w:val="6"/>
        </w:numPr>
        <w:rPr>
          <w:rFonts w:ascii="Arial" w:hAnsi="Arial"/>
          <w:sz w:val="23"/>
          <w:szCs w:val="23"/>
        </w:rPr>
      </w:pPr>
      <w:r>
        <w:rPr>
          <w:rFonts w:ascii="Arial" w:hAnsi="Arial"/>
          <w:sz w:val="23"/>
          <w:szCs w:val="23"/>
        </w:rPr>
        <w:t>Add your tree files to Log Combiner panel by dragging. This step is much more efficient if your tree files are on your hard drive (not cluster or server).</w:t>
      </w:r>
    </w:p>
    <w:p w14:paraId="0E4B3857" w14:textId="471A2258" w:rsidR="0083727B" w:rsidRDefault="0083727B" w:rsidP="0011013A">
      <w:pPr>
        <w:pStyle w:val="ListParagraph"/>
        <w:numPr>
          <w:ilvl w:val="0"/>
          <w:numId w:val="6"/>
        </w:numPr>
        <w:rPr>
          <w:rFonts w:ascii="Arial" w:hAnsi="Arial"/>
          <w:sz w:val="23"/>
          <w:szCs w:val="23"/>
        </w:rPr>
      </w:pPr>
      <w:r w:rsidRPr="007F47BF">
        <w:rPr>
          <w:rFonts w:ascii="Arial" w:hAnsi="Arial"/>
          <w:sz w:val="23"/>
          <w:szCs w:val="23"/>
        </w:rPr>
        <w:t>Posterior probability limit: value of 0.5 means that only nodes seen in the majority of trees will be annotated with a ‘confidence value’</w:t>
      </w:r>
      <w:r w:rsidR="003553C1">
        <w:rPr>
          <w:rFonts w:ascii="Arial" w:hAnsi="Arial"/>
          <w:sz w:val="23"/>
          <w:szCs w:val="23"/>
        </w:rPr>
        <w:t>. Or s</w:t>
      </w:r>
      <w:r>
        <w:rPr>
          <w:rFonts w:ascii="Arial" w:hAnsi="Arial"/>
          <w:sz w:val="23"/>
          <w:szCs w:val="23"/>
        </w:rPr>
        <w:t>elect 0.0 to show all nodes</w:t>
      </w:r>
    </w:p>
    <w:p w14:paraId="76BD2184" w14:textId="77777777" w:rsidR="0083727B" w:rsidRDefault="0083727B" w:rsidP="0011013A">
      <w:pPr>
        <w:pStyle w:val="ListParagraph"/>
        <w:numPr>
          <w:ilvl w:val="0"/>
          <w:numId w:val="6"/>
        </w:numPr>
        <w:rPr>
          <w:rFonts w:ascii="Arial" w:hAnsi="Arial"/>
          <w:sz w:val="23"/>
          <w:szCs w:val="23"/>
        </w:rPr>
      </w:pPr>
      <w:r w:rsidRPr="007F47BF">
        <w:rPr>
          <w:rFonts w:ascii="Arial" w:hAnsi="Arial"/>
          <w:sz w:val="23"/>
          <w:szCs w:val="23"/>
        </w:rPr>
        <w:t>Target t</w:t>
      </w:r>
      <w:bookmarkStart w:id="12" w:name="_GoBack"/>
      <w:bookmarkEnd w:id="12"/>
      <w:r w:rsidRPr="007F47BF">
        <w:rPr>
          <w:rFonts w:ascii="Arial" w:hAnsi="Arial"/>
          <w:sz w:val="23"/>
          <w:szCs w:val="23"/>
        </w:rPr>
        <w:t xml:space="preserve">ree type: choose ‘Maximum clade credibility tree’, this will find the tree with the highest product of the posterior probabilities </w:t>
      </w:r>
    </w:p>
    <w:p w14:paraId="50BBC2D5" w14:textId="79EF7CF9" w:rsidR="0083727B" w:rsidRDefault="0083727B" w:rsidP="0011013A">
      <w:pPr>
        <w:pStyle w:val="ListParagraph"/>
        <w:numPr>
          <w:ilvl w:val="0"/>
          <w:numId w:val="6"/>
        </w:numPr>
        <w:rPr>
          <w:rFonts w:ascii="Arial" w:hAnsi="Arial"/>
          <w:sz w:val="23"/>
          <w:szCs w:val="23"/>
        </w:rPr>
      </w:pPr>
      <w:r w:rsidRPr="007F47BF">
        <w:rPr>
          <w:rFonts w:ascii="Arial" w:hAnsi="Arial"/>
          <w:sz w:val="23"/>
          <w:szCs w:val="23"/>
        </w:rPr>
        <w:t>Node heights: choose ‘Mean heights’</w:t>
      </w:r>
    </w:p>
    <w:p w14:paraId="3F4E0B63" w14:textId="08992C22" w:rsidR="004124E2" w:rsidRPr="004124E2" w:rsidRDefault="004124E2" w:rsidP="0011013A">
      <w:pPr>
        <w:pStyle w:val="ListParagraph"/>
        <w:numPr>
          <w:ilvl w:val="0"/>
          <w:numId w:val="6"/>
        </w:numPr>
        <w:rPr>
          <w:rFonts w:ascii="Arial" w:hAnsi="Arial"/>
          <w:sz w:val="23"/>
          <w:szCs w:val="23"/>
        </w:rPr>
      </w:pPr>
      <w:r>
        <w:rPr>
          <w:rFonts w:ascii="Arial" w:hAnsi="Arial"/>
          <w:sz w:val="23"/>
          <w:szCs w:val="23"/>
        </w:rPr>
        <w:t>Open the ‘.</w:t>
      </w:r>
      <w:proofErr w:type="spellStart"/>
      <w:r>
        <w:rPr>
          <w:rFonts w:ascii="Arial" w:hAnsi="Arial"/>
          <w:sz w:val="23"/>
          <w:szCs w:val="23"/>
        </w:rPr>
        <w:t>comb.trees</w:t>
      </w:r>
      <w:proofErr w:type="spellEnd"/>
      <w:r>
        <w:rPr>
          <w:rFonts w:ascii="Arial" w:hAnsi="Arial"/>
          <w:sz w:val="23"/>
          <w:szCs w:val="23"/>
        </w:rPr>
        <w:t>’ file</w:t>
      </w:r>
    </w:p>
    <w:p w14:paraId="60220EAB" w14:textId="50A4671B" w:rsidR="0083727B" w:rsidRDefault="0083727B" w:rsidP="0011013A">
      <w:pPr>
        <w:pStyle w:val="ListParagraph"/>
        <w:numPr>
          <w:ilvl w:val="0"/>
          <w:numId w:val="6"/>
        </w:numPr>
        <w:rPr>
          <w:rFonts w:ascii="Arial" w:hAnsi="Arial"/>
          <w:sz w:val="23"/>
          <w:szCs w:val="23"/>
        </w:rPr>
      </w:pPr>
      <w:r>
        <w:rPr>
          <w:rFonts w:ascii="Arial" w:hAnsi="Arial"/>
          <w:sz w:val="23"/>
          <w:szCs w:val="23"/>
        </w:rPr>
        <w:t>Save with ‘.</w:t>
      </w:r>
      <w:proofErr w:type="spellStart"/>
      <w:r>
        <w:rPr>
          <w:rFonts w:ascii="Arial" w:hAnsi="Arial"/>
          <w:sz w:val="23"/>
          <w:szCs w:val="23"/>
        </w:rPr>
        <w:t>annot.mcc</w:t>
      </w:r>
      <w:r w:rsidR="003553C1">
        <w:rPr>
          <w:rFonts w:ascii="Arial" w:hAnsi="Arial"/>
          <w:sz w:val="23"/>
          <w:szCs w:val="23"/>
        </w:rPr>
        <w:t>tree</w:t>
      </w:r>
      <w:proofErr w:type="spellEnd"/>
      <w:r>
        <w:rPr>
          <w:rFonts w:ascii="Arial" w:hAnsi="Arial"/>
          <w:sz w:val="23"/>
          <w:szCs w:val="23"/>
        </w:rPr>
        <w:t>’ in the file name</w:t>
      </w:r>
    </w:p>
    <w:p w14:paraId="723BE884" w14:textId="73509585" w:rsidR="0081407D" w:rsidRPr="00286CD9" w:rsidRDefault="0081407D">
      <w:pPr>
        <w:rPr>
          <w:rFonts w:ascii="Arial" w:hAnsi="Arial"/>
          <w:sz w:val="23"/>
          <w:szCs w:val="23"/>
        </w:rPr>
      </w:pPr>
    </w:p>
    <w:p w14:paraId="7F5412B3" w14:textId="455BD3DE" w:rsidR="0081407D" w:rsidRDefault="0081407D">
      <w:pPr>
        <w:rPr>
          <w:rFonts w:ascii="Arial" w:hAnsi="Arial"/>
          <w:b/>
          <w:sz w:val="23"/>
          <w:szCs w:val="23"/>
        </w:rPr>
      </w:pPr>
      <w:r w:rsidRPr="00286CD9">
        <w:rPr>
          <w:rFonts w:ascii="Arial" w:hAnsi="Arial"/>
          <w:b/>
          <w:sz w:val="23"/>
          <w:szCs w:val="23"/>
        </w:rPr>
        <w:t>Fig Tree…</w:t>
      </w:r>
    </w:p>
    <w:p w14:paraId="3A8D17C7" w14:textId="3F449FBA" w:rsidR="00BD5F96" w:rsidRDefault="00BD5F96" w:rsidP="0011013A">
      <w:pPr>
        <w:pStyle w:val="ListParagraph"/>
        <w:numPr>
          <w:ilvl w:val="0"/>
          <w:numId w:val="6"/>
        </w:numPr>
        <w:rPr>
          <w:rFonts w:ascii="Arial" w:hAnsi="Arial"/>
          <w:sz w:val="23"/>
          <w:szCs w:val="23"/>
        </w:rPr>
      </w:pPr>
      <w:r w:rsidRPr="00BD5F96">
        <w:rPr>
          <w:rFonts w:ascii="Arial" w:hAnsi="Arial"/>
          <w:sz w:val="23"/>
          <w:szCs w:val="23"/>
        </w:rPr>
        <w:t xml:space="preserve">Open the </w:t>
      </w:r>
      <w:r>
        <w:rPr>
          <w:rFonts w:ascii="Arial" w:hAnsi="Arial"/>
          <w:sz w:val="23"/>
          <w:szCs w:val="23"/>
        </w:rPr>
        <w:t>combined tree file in Fig Tree</w:t>
      </w:r>
    </w:p>
    <w:p w14:paraId="0B8E87C1" w14:textId="75FAC03E" w:rsidR="001E5F8F" w:rsidRPr="00BD5F96" w:rsidRDefault="001E5F8F" w:rsidP="0011013A">
      <w:pPr>
        <w:pStyle w:val="ListParagraph"/>
        <w:numPr>
          <w:ilvl w:val="0"/>
          <w:numId w:val="6"/>
        </w:numPr>
        <w:rPr>
          <w:rFonts w:ascii="Arial" w:hAnsi="Arial"/>
          <w:sz w:val="23"/>
          <w:szCs w:val="23"/>
        </w:rPr>
      </w:pPr>
      <w:r>
        <w:rPr>
          <w:rFonts w:ascii="Arial" w:hAnsi="Arial"/>
          <w:sz w:val="23"/>
          <w:szCs w:val="23"/>
        </w:rPr>
        <w:t>Appearance &gt; Line weight: 1.5</w:t>
      </w:r>
    </w:p>
    <w:p w14:paraId="6567B460" w14:textId="2A456A8C" w:rsidR="00BD5F96" w:rsidRDefault="00502A45" w:rsidP="0011013A">
      <w:pPr>
        <w:pStyle w:val="ListParagraph"/>
        <w:numPr>
          <w:ilvl w:val="0"/>
          <w:numId w:val="6"/>
        </w:numPr>
        <w:rPr>
          <w:rFonts w:ascii="Arial" w:hAnsi="Arial"/>
          <w:sz w:val="23"/>
          <w:szCs w:val="23"/>
        </w:rPr>
      </w:pPr>
      <w:r w:rsidRPr="00502A45">
        <w:rPr>
          <w:rFonts w:ascii="Arial" w:hAnsi="Arial"/>
          <w:sz w:val="23"/>
          <w:szCs w:val="23"/>
        </w:rPr>
        <w:t xml:space="preserve">Trees &gt; Order nodes &gt; </w:t>
      </w:r>
      <w:r w:rsidR="00422C41">
        <w:rPr>
          <w:rFonts w:ascii="Arial" w:hAnsi="Arial"/>
          <w:sz w:val="23"/>
          <w:szCs w:val="23"/>
        </w:rPr>
        <w:t>increasing</w:t>
      </w:r>
      <w:r w:rsidRPr="00502A45">
        <w:rPr>
          <w:rFonts w:ascii="Arial" w:hAnsi="Arial"/>
          <w:sz w:val="23"/>
          <w:szCs w:val="23"/>
        </w:rPr>
        <w:t xml:space="preserve"> (</w:t>
      </w:r>
      <w:r w:rsidR="00422C41">
        <w:rPr>
          <w:rFonts w:ascii="Arial" w:hAnsi="Arial"/>
          <w:sz w:val="23"/>
          <w:szCs w:val="23"/>
        </w:rPr>
        <w:t>youngest</w:t>
      </w:r>
      <w:r w:rsidRPr="00502A45">
        <w:rPr>
          <w:rFonts w:ascii="Arial" w:hAnsi="Arial"/>
          <w:sz w:val="23"/>
          <w:szCs w:val="23"/>
        </w:rPr>
        <w:t xml:space="preserve"> taxa at </w:t>
      </w:r>
      <w:r w:rsidR="00314BF4">
        <w:rPr>
          <w:rFonts w:ascii="Arial" w:hAnsi="Arial"/>
          <w:sz w:val="23"/>
          <w:szCs w:val="23"/>
        </w:rPr>
        <w:t>bottom</w:t>
      </w:r>
      <w:r w:rsidRPr="00502A45">
        <w:rPr>
          <w:rFonts w:ascii="Arial" w:hAnsi="Arial"/>
          <w:sz w:val="23"/>
          <w:szCs w:val="23"/>
        </w:rPr>
        <w:t>)</w:t>
      </w:r>
    </w:p>
    <w:p w14:paraId="1EAF4B28" w14:textId="64500AFE" w:rsidR="00314BF4" w:rsidRPr="00314BF4" w:rsidRDefault="00314BF4" w:rsidP="0011013A">
      <w:pPr>
        <w:pStyle w:val="ListParagraph"/>
        <w:numPr>
          <w:ilvl w:val="0"/>
          <w:numId w:val="6"/>
        </w:numPr>
        <w:rPr>
          <w:rFonts w:ascii="Arial" w:hAnsi="Arial"/>
          <w:sz w:val="23"/>
          <w:szCs w:val="23"/>
        </w:rPr>
      </w:pPr>
      <w:r>
        <w:rPr>
          <w:rFonts w:ascii="Arial" w:hAnsi="Arial"/>
          <w:sz w:val="23"/>
          <w:szCs w:val="23"/>
        </w:rPr>
        <w:t xml:space="preserve">Time scale &gt; Offset by: age of youngest tip (i.e. 2013.67, check XML file in </w:t>
      </w:r>
      <w:proofErr w:type="spellStart"/>
      <w:r>
        <w:rPr>
          <w:rFonts w:ascii="Arial" w:hAnsi="Arial"/>
          <w:sz w:val="23"/>
          <w:szCs w:val="23"/>
        </w:rPr>
        <w:t>Beauti</w:t>
      </w:r>
      <w:proofErr w:type="spellEnd"/>
      <w:r>
        <w:rPr>
          <w:rFonts w:ascii="Arial" w:hAnsi="Arial"/>
          <w:sz w:val="23"/>
          <w:szCs w:val="23"/>
        </w:rPr>
        <w:t>)</w:t>
      </w:r>
    </w:p>
    <w:p w14:paraId="6D940908" w14:textId="59C9E895" w:rsidR="00502A45" w:rsidRDefault="00314BF4" w:rsidP="0011013A">
      <w:pPr>
        <w:pStyle w:val="ListParagraph"/>
        <w:numPr>
          <w:ilvl w:val="0"/>
          <w:numId w:val="6"/>
        </w:numPr>
        <w:rPr>
          <w:rFonts w:ascii="Arial" w:hAnsi="Arial"/>
          <w:sz w:val="23"/>
          <w:szCs w:val="23"/>
        </w:rPr>
      </w:pPr>
      <w:r>
        <w:rPr>
          <w:rFonts w:ascii="Arial" w:hAnsi="Arial"/>
          <w:sz w:val="23"/>
          <w:szCs w:val="23"/>
        </w:rPr>
        <w:t>Time scale &gt; Scale by factor: -1 (so date goes backwards from tips to root)</w:t>
      </w:r>
    </w:p>
    <w:p w14:paraId="0BE36FE1" w14:textId="5FF9FC2E" w:rsidR="00422C41" w:rsidRDefault="00422C41" w:rsidP="0011013A">
      <w:pPr>
        <w:pStyle w:val="ListParagraph"/>
        <w:numPr>
          <w:ilvl w:val="0"/>
          <w:numId w:val="6"/>
        </w:numPr>
        <w:rPr>
          <w:rFonts w:ascii="Arial" w:hAnsi="Arial"/>
          <w:sz w:val="23"/>
          <w:szCs w:val="23"/>
        </w:rPr>
      </w:pPr>
      <w:r>
        <w:rPr>
          <w:rFonts w:ascii="Arial" w:hAnsi="Arial"/>
          <w:sz w:val="23"/>
          <w:szCs w:val="23"/>
        </w:rPr>
        <w:t>Tip labels &gt; Display: names</w:t>
      </w:r>
    </w:p>
    <w:p w14:paraId="2FADEF27" w14:textId="4341AC9A" w:rsidR="001E5F8F" w:rsidRDefault="001E5F8F" w:rsidP="0011013A">
      <w:pPr>
        <w:pStyle w:val="ListParagraph"/>
        <w:numPr>
          <w:ilvl w:val="0"/>
          <w:numId w:val="6"/>
        </w:numPr>
        <w:rPr>
          <w:rFonts w:ascii="Arial" w:hAnsi="Arial"/>
          <w:sz w:val="23"/>
          <w:szCs w:val="23"/>
        </w:rPr>
      </w:pPr>
      <w:r>
        <w:rPr>
          <w:rFonts w:ascii="Arial" w:hAnsi="Arial"/>
          <w:sz w:val="23"/>
          <w:szCs w:val="23"/>
        </w:rPr>
        <w:t xml:space="preserve">Tip labels &gt; Font size: 9, Font: </w:t>
      </w:r>
      <w:r w:rsidR="004D0D6D">
        <w:rPr>
          <w:rFonts w:ascii="Arial" w:hAnsi="Arial"/>
          <w:sz w:val="23"/>
          <w:szCs w:val="23"/>
        </w:rPr>
        <w:t>Helvetica</w:t>
      </w:r>
    </w:p>
    <w:p w14:paraId="3E11ABA7" w14:textId="5224A33C" w:rsidR="00422C41" w:rsidRDefault="00422C41" w:rsidP="0011013A">
      <w:pPr>
        <w:pStyle w:val="ListParagraph"/>
        <w:numPr>
          <w:ilvl w:val="0"/>
          <w:numId w:val="6"/>
        </w:numPr>
        <w:rPr>
          <w:rFonts w:ascii="Arial" w:hAnsi="Arial"/>
          <w:sz w:val="23"/>
          <w:szCs w:val="23"/>
        </w:rPr>
      </w:pPr>
      <w:r>
        <w:rPr>
          <w:rFonts w:ascii="Arial" w:hAnsi="Arial"/>
          <w:sz w:val="23"/>
          <w:szCs w:val="23"/>
        </w:rPr>
        <w:t>Node labels &gt; Display: node ages</w:t>
      </w:r>
    </w:p>
    <w:p w14:paraId="60F6F305" w14:textId="3412A11E" w:rsidR="001E5F8F" w:rsidRDefault="001E5F8F" w:rsidP="0011013A">
      <w:pPr>
        <w:pStyle w:val="ListParagraph"/>
        <w:numPr>
          <w:ilvl w:val="0"/>
          <w:numId w:val="6"/>
        </w:numPr>
        <w:rPr>
          <w:rFonts w:ascii="Arial" w:hAnsi="Arial"/>
          <w:sz w:val="23"/>
          <w:szCs w:val="23"/>
        </w:rPr>
      </w:pPr>
      <w:r>
        <w:rPr>
          <w:rFonts w:ascii="Arial" w:hAnsi="Arial"/>
          <w:sz w:val="23"/>
          <w:szCs w:val="23"/>
        </w:rPr>
        <w:t>Node labels &gt; Font size: 8, Font: Arial</w:t>
      </w:r>
    </w:p>
    <w:p w14:paraId="6FB0F95C" w14:textId="6088462D" w:rsidR="00422C41" w:rsidRPr="00314BF4" w:rsidRDefault="00AC220E" w:rsidP="0011013A">
      <w:pPr>
        <w:pStyle w:val="ListParagraph"/>
        <w:numPr>
          <w:ilvl w:val="0"/>
          <w:numId w:val="6"/>
        </w:numPr>
        <w:rPr>
          <w:rFonts w:ascii="Arial" w:hAnsi="Arial"/>
          <w:sz w:val="23"/>
          <w:szCs w:val="23"/>
        </w:rPr>
      </w:pPr>
      <w:r>
        <w:rPr>
          <w:rFonts w:ascii="Arial" w:hAnsi="Arial"/>
          <w:noProof/>
          <w:sz w:val="23"/>
          <w:szCs w:val="23"/>
          <w:lang w:val="en-US"/>
        </w:rPr>
        <w:lastRenderedPageBreak/>
        <w:drawing>
          <wp:anchor distT="0" distB="0" distL="114300" distR="114300" simplePos="0" relativeHeight="251665408" behindDoc="0" locked="0" layoutInCell="1" allowOverlap="1" wp14:anchorId="61994F71" wp14:editId="66F90789">
            <wp:simplePos x="0" y="0"/>
            <wp:positionH relativeFrom="column">
              <wp:posOffset>228600</wp:posOffset>
            </wp:positionH>
            <wp:positionV relativeFrom="paragraph">
              <wp:posOffset>223520</wp:posOffset>
            </wp:positionV>
            <wp:extent cx="6392545" cy="3471545"/>
            <wp:effectExtent l="0" t="0" r="8255" b="8255"/>
            <wp:wrapTopAndBottom/>
            <wp:docPr id="8" name="Picture 8" descr="Macintosh HD:Users:Nic:Desktop:Screen Shot 2014-03-28 at 12.4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Desktop:Screen Shot 2014-03-28 at 12.46.5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254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22C41">
        <w:rPr>
          <w:rFonts w:ascii="Arial" w:hAnsi="Arial"/>
          <w:sz w:val="23"/>
          <w:szCs w:val="23"/>
        </w:rPr>
        <w:t>Node bars &gt; Display</w:t>
      </w:r>
      <w:r w:rsidR="00FE40F6">
        <w:rPr>
          <w:rFonts w:ascii="Arial" w:hAnsi="Arial"/>
          <w:sz w:val="23"/>
          <w:szCs w:val="23"/>
        </w:rPr>
        <w:t>: height_</w:t>
      </w:r>
      <w:r w:rsidR="00422C41">
        <w:rPr>
          <w:rFonts w:ascii="Arial" w:hAnsi="Arial"/>
          <w:sz w:val="23"/>
          <w:szCs w:val="23"/>
        </w:rPr>
        <w:t>95%</w:t>
      </w:r>
      <w:r w:rsidR="00FE40F6">
        <w:rPr>
          <w:rFonts w:ascii="Arial" w:hAnsi="Arial"/>
          <w:sz w:val="23"/>
          <w:szCs w:val="23"/>
        </w:rPr>
        <w:t>_HPD</w:t>
      </w:r>
      <w:r w:rsidR="008B146F">
        <w:rPr>
          <w:rFonts w:ascii="Arial" w:hAnsi="Arial"/>
          <w:sz w:val="23"/>
          <w:szCs w:val="23"/>
        </w:rPr>
        <w:t xml:space="preserve"> (this helps to asses the variance in age estimates)</w:t>
      </w:r>
    </w:p>
    <w:p w14:paraId="39A8F43D" w14:textId="73DF81ED" w:rsidR="00502A45" w:rsidRDefault="00502A45" w:rsidP="0011013A">
      <w:pPr>
        <w:pStyle w:val="ListParagraph"/>
        <w:numPr>
          <w:ilvl w:val="0"/>
          <w:numId w:val="6"/>
        </w:numPr>
        <w:rPr>
          <w:rFonts w:ascii="Arial" w:hAnsi="Arial"/>
          <w:sz w:val="23"/>
          <w:szCs w:val="23"/>
        </w:rPr>
      </w:pPr>
      <w:r>
        <w:rPr>
          <w:rFonts w:ascii="Arial" w:hAnsi="Arial"/>
          <w:sz w:val="23"/>
          <w:szCs w:val="23"/>
        </w:rPr>
        <w:t>Scale axis: reverse</w:t>
      </w:r>
    </w:p>
    <w:p w14:paraId="6C864787" w14:textId="5B46A981" w:rsidR="00AC1658" w:rsidRDefault="008B146F" w:rsidP="0011013A">
      <w:pPr>
        <w:pStyle w:val="ListParagraph"/>
        <w:numPr>
          <w:ilvl w:val="0"/>
          <w:numId w:val="6"/>
        </w:numPr>
        <w:rPr>
          <w:rFonts w:ascii="Arial" w:hAnsi="Arial"/>
          <w:sz w:val="23"/>
          <w:szCs w:val="23"/>
        </w:rPr>
      </w:pPr>
      <w:r>
        <w:rPr>
          <w:rFonts w:ascii="Arial" w:hAnsi="Arial"/>
          <w:noProof/>
          <w:sz w:val="23"/>
          <w:szCs w:val="23"/>
          <w:lang w:val="en-US"/>
        </w:rPr>
        <w:drawing>
          <wp:anchor distT="0" distB="0" distL="114300" distR="114300" simplePos="0" relativeHeight="251663360" behindDoc="0" locked="0" layoutInCell="1" allowOverlap="1" wp14:anchorId="29164EC9" wp14:editId="40E19A99">
            <wp:simplePos x="0" y="0"/>
            <wp:positionH relativeFrom="column">
              <wp:posOffset>3429000</wp:posOffset>
            </wp:positionH>
            <wp:positionV relativeFrom="paragraph">
              <wp:posOffset>10160</wp:posOffset>
            </wp:positionV>
            <wp:extent cx="3021330" cy="2177415"/>
            <wp:effectExtent l="0" t="0" r="1270" b="6985"/>
            <wp:wrapSquare wrapText="bothSides"/>
            <wp:docPr id="7" name="Picture 7" descr="Macintosh HD:Users:Nic:Desktop:Screen Shot 2013-10-14 at 2.2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c:Desktop:Screen Shot 2013-10-14 at 2.23.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1330" cy="2177415"/>
                    </a:xfrm>
                    <a:prstGeom prst="rect">
                      <a:avLst/>
                    </a:prstGeom>
                    <a:noFill/>
                    <a:ln>
                      <a:noFill/>
                    </a:ln>
                  </pic:spPr>
                </pic:pic>
              </a:graphicData>
            </a:graphic>
            <wp14:sizeRelH relativeFrom="page">
              <wp14:pctWidth>0</wp14:pctWidth>
            </wp14:sizeRelH>
            <wp14:sizeRelV relativeFrom="page">
              <wp14:pctHeight>0</wp14:pctHeight>
            </wp14:sizeRelV>
          </wp:anchor>
        </w:drawing>
      </w:r>
      <w:r w:rsidR="00AC1658">
        <w:rPr>
          <w:rFonts w:ascii="Arial" w:hAnsi="Arial"/>
          <w:sz w:val="23"/>
          <w:szCs w:val="23"/>
        </w:rPr>
        <w:t>Scale axis: label spacing: 10.0</w:t>
      </w:r>
    </w:p>
    <w:p w14:paraId="5D71A9A7" w14:textId="5A027412" w:rsidR="00AC1658" w:rsidRPr="008B146F" w:rsidRDefault="00AC1658" w:rsidP="0011013A">
      <w:pPr>
        <w:pStyle w:val="ListParagraph"/>
        <w:numPr>
          <w:ilvl w:val="0"/>
          <w:numId w:val="6"/>
        </w:numPr>
        <w:rPr>
          <w:rFonts w:ascii="Arial" w:hAnsi="Arial"/>
          <w:sz w:val="23"/>
          <w:szCs w:val="23"/>
        </w:rPr>
      </w:pPr>
      <w:r>
        <w:rPr>
          <w:rFonts w:ascii="Arial" w:hAnsi="Arial"/>
          <w:sz w:val="23"/>
          <w:szCs w:val="23"/>
        </w:rPr>
        <w:t>Scale axis: tick spacing: 10.0</w:t>
      </w:r>
    </w:p>
    <w:p w14:paraId="091DAD4F" w14:textId="77777777" w:rsidR="00502A45" w:rsidRDefault="006E0682" w:rsidP="0011013A">
      <w:pPr>
        <w:pStyle w:val="ListParagraph"/>
        <w:numPr>
          <w:ilvl w:val="0"/>
          <w:numId w:val="6"/>
        </w:numPr>
        <w:rPr>
          <w:rFonts w:ascii="Arial" w:hAnsi="Arial"/>
          <w:sz w:val="23"/>
          <w:szCs w:val="23"/>
        </w:rPr>
      </w:pPr>
      <w:r w:rsidRPr="00502A45">
        <w:rPr>
          <w:rFonts w:ascii="Arial" w:hAnsi="Arial"/>
          <w:sz w:val="23"/>
          <w:szCs w:val="23"/>
        </w:rPr>
        <w:t>Tip labels=</w:t>
      </w:r>
      <w:proofErr w:type="spellStart"/>
      <w:r w:rsidRPr="00502A45">
        <w:rPr>
          <w:rFonts w:ascii="Arial" w:hAnsi="Arial"/>
          <w:sz w:val="23"/>
          <w:szCs w:val="23"/>
        </w:rPr>
        <w:t>arial</w:t>
      </w:r>
      <w:proofErr w:type="spellEnd"/>
      <w:r w:rsidRPr="00502A45">
        <w:rPr>
          <w:rFonts w:ascii="Arial" w:hAnsi="Arial"/>
          <w:sz w:val="23"/>
          <w:szCs w:val="23"/>
        </w:rPr>
        <w:t>, 12</w:t>
      </w:r>
    </w:p>
    <w:p w14:paraId="1264EBFF" w14:textId="1FF4F8E0" w:rsidR="0081407D" w:rsidRDefault="007C55F1" w:rsidP="0011013A">
      <w:pPr>
        <w:pStyle w:val="ListParagraph"/>
        <w:numPr>
          <w:ilvl w:val="0"/>
          <w:numId w:val="6"/>
        </w:numPr>
        <w:rPr>
          <w:rFonts w:ascii="Arial" w:hAnsi="Arial"/>
          <w:sz w:val="23"/>
          <w:szCs w:val="23"/>
        </w:rPr>
      </w:pPr>
      <w:r>
        <w:rPr>
          <w:rFonts w:ascii="Arial" w:hAnsi="Arial"/>
          <w:sz w:val="23"/>
          <w:szCs w:val="23"/>
        </w:rPr>
        <w:t>Scale bar weight =</w:t>
      </w:r>
      <w:r w:rsidR="006E0682" w:rsidRPr="00502A45">
        <w:rPr>
          <w:rFonts w:ascii="Arial" w:hAnsi="Arial"/>
          <w:sz w:val="23"/>
          <w:szCs w:val="23"/>
        </w:rPr>
        <w:t>2</w:t>
      </w:r>
      <w:r w:rsidR="00502A45">
        <w:rPr>
          <w:rFonts w:ascii="Arial" w:hAnsi="Arial"/>
          <w:sz w:val="23"/>
          <w:szCs w:val="23"/>
        </w:rPr>
        <w:t xml:space="preserve"> &amp; s</w:t>
      </w:r>
      <w:r w:rsidR="00F44F25" w:rsidRPr="00502A45">
        <w:rPr>
          <w:rFonts w:ascii="Arial" w:hAnsi="Arial"/>
          <w:sz w:val="23"/>
          <w:szCs w:val="23"/>
        </w:rPr>
        <w:t>cale bar range = 3.0</w:t>
      </w:r>
    </w:p>
    <w:p w14:paraId="7E744266" w14:textId="588E76EF" w:rsidR="00191CB5" w:rsidRDefault="008B146F" w:rsidP="0011013A">
      <w:pPr>
        <w:pStyle w:val="ListParagraph"/>
        <w:numPr>
          <w:ilvl w:val="0"/>
          <w:numId w:val="6"/>
        </w:numPr>
        <w:rPr>
          <w:rFonts w:ascii="Arial" w:hAnsi="Arial"/>
          <w:sz w:val="23"/>
          <w:szCs w:val="23"/>
        </w:rPr>
      </w:pPr>
      <w:r>
        <w:rPr>
          <w:rFonts w:ascii="Arial" w:hAnsi="Arial"/>
          <w:sz w:val="23"/>
          <w:szCs w:val="23"/>
        </w:rPr>
        <w:t xml:space="preserve">If you have </w:t>
      </w:r>
      <w:r w:rsidR="00B26937">
        <w:rPr>
          <w:rFonts w:ascii="Arial" w:hAnsi="Arial"/>
          <w:sz w:val="23"/>
          <w:szCs w:val="23"/>
        </w:rPr>
        <w:t>specified</w:t>
      </w:r>
      <w:r>
        <w:rPr>
          <w:rFonts w:ascii="Arial" w:hAnsi="Arial"/>
          <w:sz w:val="23"/>
          <w:szCs w:val="23"/>
        </w:rPr>
        <w:t xml:space="preserve"> a trait</w:t>
      </w:r>
      <w:r w:rsidR="00B26937">
        <w:rPr>
          <w:rFonts w:ascii="Arial" w:hAnsi="Arial"/>
          <w:sz w:val="23"/>
          <w:szCs w:val="23"/>
        </w:rPr>
        <w:t xml:space="preserve"> during </w:t>
      </w:r>
      <w:proofErr w:type="spellStart"/>
      <w:r w:rsidR="00B26937">
        <w:rPr>
          <w:rFonts w:ascii="Arial" w:hAnsi="Arial"/>
          <w:sz w:val="23"/>
          <w:szCs w:val="23"/>
        </w:rPr>
        <w:t>Beauti</w:t>
      </w:r>
      <w:proofErr w:type="spellEnd"/>
      <w:r w:rsidR="00B26937">
        <w:rPr>
          <w:rFonts w:ascii="Arial" w:hAnsi="Arial"/>
          <w:sz w:val="23"/>
          <w:szCs w:val="23"/>
        </w:rPr>
        <w:t xml:space="preserve"> (</w:t>
      </w:r>
      <w:proofErr w:type="spellStart"/>
      <w:r w:rsidR="00B26937">
        <w:rPr>
          <w:rFonts w:ascii="Arial" w:hAnsi="Arial"/>
          <w:sz w:val="23"/>
          <w:szCs w:val="23"/>
        </w:rPr>
        <w:t>ie</w:t>
      </w:r>
      <w:proofErr w:type="spellEnd"/>
      <w:r w:rsidR="00B26937">
        <w:rPr>
          <w:rFonts w:ascii="Arial" w:hAnsi="Arial"/>
          <w:sz w:val="23"/>
          <w:szCs w:val="23"/>
        </w:rPr>
        <w:t>. species or country)</w:t>
      </w:r>
      <w:r>
        <w:rPr>
          <w:rFonts w:ascii="Arial" w:hAnsi="Arial"/>
          <w:sz w:val="23"/>
          <w:szCs w:val="23"/>
        </w:rPr>
        <w:t>, t</w:t>
      </w:r>
      <w:r w:rsidR="00191CB5">
        <w:rPr>
          <w:rFonts w:ascii="Arial" w:hAnsi="Arial"/>
          <w:sz w:val="23"/>
          <w:szCs w:val="23"/>
        </w:rPr>
        <w:t xml:space="preserve">urn </w:t>
      </w:r>
      <w:r w:rsidR="00B26937">
        <w:rPr>
          <w:rFonts w:ascii="Arial" w:hAnsi="Arial"/>
          <w:sz w:val="23"/>
          <w:szCs w:val="23"/>
        </w:rPr>
        <w:t xml:space="preserve">on node shapes and ‘Colour by’: your trait. Sometimes </w:t>
      </w:r>
      <w:proofErr w:type="spellStart"/>
      <w:r w:rsidR="00B26937">
        <w:rPr>
          <w:rFonts w:ascii="Arial" w:hAnsi="Arial"/>
          <w:sz w:val="23"/>
          <w:szCs w:val="23"/>
        </w:rPr>
        <w:t>FigTree</w:t>
      </w:r>
      <w:proofErr w:type="spellEnd"/>
      <w:r w:rsidR="00B26937">
        <w:rPr>
          <w:rFonts w:ascii="Arial" w:hAnsi="Arial"/>
          <w:sz w:val="23"/>
          <w:szCs w:val="23"/>
        </w:rPr>
        <w:t xml:space="preserve"> will keep with the default colour scheme. So refresh by clicking ‘Colour by’: User Selection and then reselect your trait. Add</w:t>
      </w:r>
      <w:r w:rsidR="00191CB5">
        <w:rPr>
          <w:rFonts w:ascii="Arial" w:hAnsi="Arial"/>
          <w:sz w:val="23"/>
          <w:szCs w:val="23"/>
        </w:rPr>
        <w:t xml:space="preserve"> legend and choose </w:t>
      </w:r>
      <w:r w:rsidR="00B26937">
        <w:rPr>
          <w:rFonts w:ascii="Arial" w:hAnsi="Arial"/>
          <w:sz w:val="23"/>
          <w:szCs w:val="23"/>
        </w:rPr>
        <w:t xml:space="preserve">trait </w:t>
      </w:r>
      <w:r w:rsidR="00191CB5">
        <w:rPr>
          <w:rFonts w:ascii="Arial" w:hAnsi="Arial"/>
          <w:sz w:val="23"/>
          <w:szCs w:val="23"/>
        </w:rPr>
        <w:t>for ‘Attribute’</w:t>
      </w:r>
      <w:r>
        <w:rPr>
          <w:rFonts w:ascii="Arial" w:hAnsi="Arial"/>
          <w:sz w:val="23"/>
          <w:szCs w:val="23"/>
        </w:rPr>
        <w:t xml:space="preserve"> (see figure).</w:t>
      </w:r>
    </w:p>
    <w:p w14:paraId="13FC5D9A" w14:textId="0C4C8269" w:rsidR="007C55F1" w:rsidRDefault="007C55F1" w:rsidP="0011013A">
      <w:pPr>
        <w:pStyle w:val="ListParagraph"/>
        <w:numPr>
          <w:ilvl w:val="0"/>
          <w:numId w:val="6"/>
        </w:numPr>
        <w:rPr>
          <w:rFonts w:ascii="Arial" w:hAnsi="Arial"/>
          <w:sz w:val="23"/>
          <w:szCs w:val="23"/>
        </w:rPr>
      </w:pPr>
      <w:r w:rsidRPr="007C55F1">
        <w:rPr>
          <w:rFonts w:ascii="Arial" w:hAnsi="Arial"/>
          <w:sz w:val="23"/>
          <w:szCs w:val="23"/>
          <w:u w:val="single"/>
        </w:rPr>
        <w:t>Troubleshooting</w:t>
      </w:r>
      <w:r>
        <w:rPr>
          <w:rFonts w:ascii="Arial" w:hAnsi="Arial"/>
          <w:sz w:val="23"/>
          <w:szCs w:val="23"/>
        </w:rPr>
        <w:t xml:space="preserve">: if you have negative branch lengths in </w:t>
      </w:r>
      <w:proofErr w:type="spellStart"/>
      <w:r>
        <w:rPr>
          <w:rFonts w:ascii="Arial" w:hAnsi="Arial"/>
          <w:sz w:val="23"/>
          <w:szCs w:val="23"/>
        </w:rPr>
        <w:t>FigTree</w:t>
      </w:r>
      <w:proofErr w:type="spellEnd"/>
      <w:r>
        <w:rPr>
          <w:rFonts w:ascii="Arial" w:hAnsi="Arial"/>
          <w:sz w:val="23"/>
          <w:szCs w:val="23"/>
        </w:rPr>
        <w:t xml:space="preserve"> this is not good. Return to step 17-19 above to correct this.</w:t>
      </w:r>
    </w:p>
    <w:p w14:paraId="65712DC1" w14:textId="26E86BD1" w:rsidR="00AF27C8" w:rsidRPr="00AF27C8" w:rsidRDefault="00AF27C8" w:rsidP="0011013A">
      <w:pPr>
        <w:pStyle w:val="ListParagraph"/>
        <w:numPr>
          <w:ilvl w:val="0"/>
          <w:numId w:val="6"/>
        </w:numPr>
        <w:rPr>
          <w:rFonts w:ascii="Arial" w:hAnsi="Arial"/>
          <w:sz w:val="23"/>
          <w:szCs w:val="23"/>
        </w:rPr>
      </w:pPr>
      <w:r>
        <w:rPr>
          <w:rFonts w:ascii="Arial" w:hAnsi="Arial"/>
          <w:sz w:val="23"/>
          <w:szCs w:val="23"/>
        </w:rPr>
        <w:t xml:space="preserve">Press ‘Node; button and colour </w:t>
      </w:r>
      <w:r w:rsidRPr="00AF27C8">
        <w:rPr>
          <w:rFonts w:ascii="Arial" w:hAnsi="Arial"/>
          <w:sz w:val="23"/>
          <w:szCs w:val="23"/>
        </w:rPr>
        <w:t xml:space="preserve">Eurasian </w:t>
      </w:r>
      <w:r>
        <w:rPr>
          <w:rFonts w:ascii="Arial" w:hAnsi="Arial"/>
          <w:sz w:val="23"/>
          <w:szCs w:val="23"/>
        </w:rPr>
        <w:t>(aqua), American (maroon), 8BM (tangerine)</w:t>
      </w:r>
    </w:p>
    <w:sectPr w:rsidR="00AF27C8" w:rsidRPr="00AF27C8" w:rsidSect="00375A97">
      <w:pgSz w:w="12240" w:h="15840"/>
      <w:pgMar w:top="1304" w:right="1077" w:bottom="1304" w:left="107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94178"/>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E4708F"/>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501AE1"/>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023973"/>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B4157F"/>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D92A8C"/>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E4E"/>
    <w:rsid w:val="000267E9"/>
    <w:rsid w:val="000353C7"/>
    <w:rsid w:val="000442FE"/>
    <w:rsid w:val="000755F6"/>
    <w:rsid w:val="0007722D"/>
    <w:rsid w:val="00086F68"/>
    <w:rsid w:val="000B2DFB"/>
    <w:rsid w:val="000C4FDF"/>
    <w:rsid w:val="0011013A"/>
    <w:rsid w:val="00127BA2"/>
    <w:rsid w:val="00137B20"/>
    <w:rsid w:val="001607B7"/>
    <w:rsid w:val="0016393D"/>
    <w:rsid w:val="00167EBE"/>
    <w:rsid w:val="00191CB5"/>
    <w:rsid w:val="001948B5"/>
    <w:rsid w:val="001B4E82"/>
    <w:rsid w:val="001B6D08"/>
    <w:rsid w:val="001D0625"/>
    <w:rsid w:val="001D34DC"/>
    <w:rsid w:val="001D36FB"/>
    <w:rsid w:val="001E5F8F"/>
    <w:rsid w:val="001F3240"/>
    <w:rsid w:val="00210375"/>
    <w:rsid w:val="00243D28"/>
    <w:rsid w:val="002530E1"/>
    <w:rsid w:val="0028119A"/>
    <w:rsid w:val="00286CD9"/>
    <w:rsid w:val="002A6EF5"/>
    <w:rsid w:val="002B5014"/>
    <w:rsid w:val="002B6E4B"/>
    <w:rsid w:val="002C203A"/>
    <w:rsid w:val="002D2E96"/>
    <w:rsid w:val="002D38E1"/>
    <w:rsid w:val="002D3CF9"/>
    <w:rsid w:val="002D3ED0"/>
    <w:rsid w:val="002E591D"/>
    <w:rsid w:val="00307BC7"/>
    <w:rsid w:val="0031469D"/>
    <w:rsid w:val="00314BF4"/>
    <w:rsid w:val="00314CD7"/>
    <w:rsid w:val="00336964"/>
    <w:rsid w:val="00350176"/>
    <w:rsid w:val="003553C1"/>
    <w:rsid w:val="00375A97"/>
    <w:rsid w:val="003A796E"/>
    <w:rsid w:val="004124E2"/>
    <w:rsid w:val="004130ED"/>
    <w:rsid w:val="00422C41"/>
    <w:rsid w:val="00471E95"/>
    <w:rsid w:val="00474FAD"/>
    <w:rsid w:val="004A32D1"/>
    <w:rsid w:val="004A5F83"/>
    <w:rsid w:val="004C29EC"/>
    <w:rsid w:val="004D0D6D"/>
    <w:rsid w:val="00502A45"/>
    <w:rsid w:val="0050369F"/>
    <w:rsid w:val="00544662"/>
    <w:rsid w:val="00575F41"/>
    <w:rsid w:val="00576290"/>
    <w:rsid w:val="00597055"/>
    <w:rsid w:val="005B07DD"/>
    <w:rsid w:val="005E0957"/>
    <w:rsid w:val="005E4F31"/>
    <w:rsid w:val="005F0FF4"/>
    <w:rsid w:val="00602F97"/>
    <w:rsid w:val="00605F0E"/>
    <w:rsid w:val="00610CD6"/>
    <w:rsid w:val="0064536D"/>
    <w:rsid w:val="00655775"/>
    <w:rsid w:val="006A6498"/>
    <w:rsid w:val="006D1710"/>
    <w:rsid w:val="006D2FCF"/>
    <w:rsid w:val="006E0682"/>
    <w:rsid w:val="006F147B"/>
    <w:rsid w:val="00714B8C"/>
    <w:rsid w:val="0072013A"/>
    <w:rsid w:val="00724F97"/>
    <w:rsid w:val="00743482"/>
    <w:rsid w:val="00775F0F"/>
    <w:rsid w:val="00776891"/>
    <w:rsid w:val="00787167"/>
    <w:rsid w:val="007B1C6E"/>
    <w:rsid w:val="007C5273"/>
    <w:rsid w:val="007C55F1"/>
    <w:rsid w:val="007E15AA"/>
    <w:rsid w:val="007E3ABC"/>
    <w:rsid w:val="007F1DB9"/>
    <w:rsid w:val="007F47BF"/>
    <w:rsid w:val="00800934"/>
    <w:rsid w:val="00801A42"/>
    <w:rsid w:val="008047C3"/>
    <w:rsid w:val="00811FE0"/>
    <w:rsid w:val="0081407D"/>
    <w:rsid w:val="00833FF3"/>
    <w:rsid w:val="0083727B"/>
    <w:rsid w:val="00860EF2"/>
    <w:rsid w:val="008665FC"/>
    <w:rsid w:val="00872C9A"/>
    <w:rsid w:val="00872DB6"/>
    <w:rsid w:val="00890980"/>
    <w:rsid w:val="00892AA7"/>
    <w:rsid w:val="00897CF8"/>
    <w:rsid w:val="008A079A"/>
    <w:rsid w:val="008B146F"/>
    <w:rsid w:val="00907B61"/>
    <w:rsid w:val="0091144A"/>
    <w:rsid w:val="00941F40"/>
    <w:rsid w:val="00942E09"/>
    <w:rsid w:val="009646B3"/>
    <w:rsid w:val="00976A1A"/>
    <w:rsid w:val="009C2E58"/>
    <w:rsid w:val="009E123B"/>
    <w:rsid w:val="009F69EB"/>
    <w:rsid w:val="00A13018"/>
    <w:rsid w:val="00A34B98"/>
    <w:rsid w:val="00A66D9D"/>
    <w:rsid w:val="00A90D4A"/>
    <w:rsid w:val="00AA25CF"/>
    <w:rsid w:val="00AC1658"/>
    <w:rsid w:val="00AC220E"/>
    <w:rsid w:val="00AD19A5"/>
    <w:rsid w:val="00AE3DA4"/>
    <w:rsid w:val="00AF27C8"/>
    <w:rsid w:val="00B07B81"/>
    <w:rsid w:val="00B147D3"/>
    <w:rsid w:val="00B24199"/>
    <w:rsid w:val="00B26937"/>
    <w:rsid w:val="00B411DF"/>
    <w:rsid w:val="00B73C38"/>
    <w:rsid w:val="00BA47AD"/>
    <w:rsid w:val="00BC7F2A"/>
    <w:rsid w:val="00BD5C1F"/>
    <w:rsid w:val="00BD5F96"/>
    <w:rsid w:val="00BE6BB9"/>
    <w:rsid w:val="00BE77AD"/>
    <w:rsid w:val="00C125B0"/>
    <w:rsid w:val="00C131DB"/>
    <w:rsid w:val="00C135DE"/>
    <w:rsid w:val="00C30C13"/>
    <w:rsid w:val="00C34C96"/>
    <w:rsid w:val="00C37F4C"/>
    <w:rsid w:val="00C52D29"/>
    <w:rsid w:val="00C60802"/>
    <w:rsid w:val="00CA78FF"/>
    <w:rsid w:val="00CB177A"/>
    <w:rsid w:val="00CB1C36"/>
    <w:rsid w:val="00CB24E1"/>
    <w:rsid w:val="00CC4966"/>
    <w:rsid w:val="00CE6EFD"/>
    <w:rsid w:val="00CF3D4D"/>
    <w:rsid w:val="00CF5C16"/>
    <w:rsid w:val="00D0035F"/>
    <w:rsid w:val="00D12EF8"/>
    <w:rsid w:val="00D30447"/>
    <w:rsid w:val="00D52058"/>
    <w:rsid w:val="00D73475"/>
    <w:rsid w:val="00DA3AFD"/>
    <w:rsid w:val="00DB7F8D"/>
    <w:rsid w:val="00DF486E"/>
    <w:rsid w:val="00DF497E"/>
    <w:rsid w:val="00E029F6"/>
    <w:rsid w:val="00E02B80"/>
    <w:rsid w:val="00E65FD0"/>
    <w:rsid w:val="00E77B1A"/>
    <w:rsid w:val="00E833E2"/>
    <w:rsid w:val="00E85E4E"/>
    <w:rsid w:val="00E969D2"/>
    <w:rsid w:val="00EB6B4F"/>
    <w:rsid w:val="00EC4D7A"/>
    <w:rsid w:val="00ED2931"/>
    <w:rsid w:val="00EE261A"/>
    <w:rsid w:val="00F26A44"/>
    <w:rsid w:val="00F44F25"/>
    <w:rsid w:val="00F9235B"/>
    <w:rsid w:val="00F9487D"/>
    <w:rsid w:val="00F94CD2"/>
    <w:rsid w:val="00FE40F6"/>
    <w:rsid w:val="00FE6F7E"/>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91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97E"/>
    <w:pPr>
      <w:ind w:left="720"/>
      <w:contextualSpacing/>
    </w:pPr>
  </w:style>
  <w:style w:type="paragraph" w:styleId="BalloonText">
    <w:name w:val="Balloon Text"/>
    <w:basedOn w:val="Normal"/>
    <w:link w:val="BalloonTextChar"/>
    <w:uiPriority w:val="99"/>
    <w:semiHidden/>
    <w:unhideWhenUsed/>
    <w:rsid w:val="00605F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5F0E"/>
    <w:rPr>
      <w:rFonts w:ascii="Lucida Grande" w:hAnsi="Lucida Grande" w:cs="Lucida Grande"/>
      <w:sz w:val="18"/>
      <w:szCs w:val="18"/>
    </w:rPr>
  </w:style>
  <w:style w:type="character" w:styleId="Hyperlink">
    <w:name w:val="Hyperlink"/>
    <w:basedOn w:val="DefaultParagraphFont"/>
    <w:uiPriority w:val="99"/>
    <w:semiHidden/>
    <w:unhideWhenUsed/>
    <w:rsid w:val="0064536D"/>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97E"/>
    <w:pPr>
      <w:ind w:left="720"/>
      <w:contextualSpacing/>
    </w:pPr>
  </w:style>
  <w:style w:type="paragraph" w:styleId="BalloonText">
    <w:name w:val="Balloon Text"/>
    <w:basedOn w:val="Normal"/>
    <w:link w:val="BalloonTextChar"/>
    <w:uiPriority w:val="99"/>
    <w:semiHidden/>
    <w:unhideWhenUsed/>
    <w:rsid w:val="00605F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5F0E"/>
    <w:rPr>
      <w:rFonts w:ascii="Lucida Grande" w:hAnsi="Lucida Grande" w:cs="Lucida Grande"/>
      <w:sz w:val="18"/>
      <w:szCs w:val="18"/>
    </w:rPr>
  </w:style>
  <w:style w:type="character" w:styleId="Hyperlink">
    <w:name w:val="Hyperlink"/>
    <w:basedOn w:val="DefaultParagraphFont"/>
    <w:uiPriority w:val="99"/>
    <w:semiHidden/>
    <w:unhideWhenUsed/>
    <w:rsid w:val="006453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025103">
      <w:bodyDiv w:val="1"/>
      <w:marLeft w:val="0"/>
      <w:marRight w:val="0"/>
      <w:marTop w:val="0"/>
      <w:marBottom w:val="0"/>
      <w:divBdr>
        <w:top w:val="none" w:sz="0" w:space="0" w:color="auto"/>
        <w:left w:val="none" w:sz="0" w:space="0" w:color="auto"/>
        <w:bottom w:val="none" w:sz="0" w:space="0" w:color="auto"/>
        <w:right w:val="none" w:sz="0" w:space="0" w:color="auto"/>
      </w:divBdr>
      <w:divsChild>
        <w:div w:id="216940050">
          <w:marLeft w:val="0"/>
          <w:marRight w:val="0"/>
          <w:marTop w:val="0"/>
          <w:marBottom w:val="0"/>
          <w:divBdr>
            <w:top w:val="none" w:sz="0" w:space="0" w:color="auto"/>
            <w:left w:val="none" w:sz="0" w:space="0" w:color="auto"/>
            <w:bottom w:val="none" w:sz="0" w:space="0" w:color="auto"/>
            <w:right w:val="none" w:sz="0" w:space="0" w:color="auto"/>
          </w:divBdr>
        </w:div>
        <w:div w:id="235214115">
          <w:marLeft w:val="0"/>
          <w:marRight w:val="0"/>
          <w:marTop w:val="0"/>
          <w:marBottom w:val="0"/>
          <w:divBdr>
            <w:top w:val="none" w:sz="0" w:space="0" w:color="auto"/>
            <w:left w:val="none" w:sz="0" w:space="0" w:color="auto"/>
            <w:bottom w:val="none" w:sz="0" w:space="0" w:color="auto"/>
            <w:right w:val="none" w:sz="0" w:space="0" w:color="auto"/>
          </w:divBdr>
        </w:div>
        <w:div w:id="418143136">
          <w:marLeft w:val="0"/>
          <w:marRight w:val="0"/>
          <w:marTop w:val="0"/>
          <w:marBottom w:val="0"/>
          <w:divBdr>
            <w:top w:val="none" w:sz="0" w:space="0" w:color="auto"/>
            <w:left w:val="none" w:sz="0" w:space="0" w:color="auto"/>
            <w:bottom w:val="none" w:sz="0" w:space="0" w:color="auto"/>
            <w:right w:val="none" w:sz="0" w:space="0" w:color="auto"/>
          </w:divBdr>
        </w:div>
        <w:div w:id="586962552">
          <w:marLeft w:val="0"/>
          <w:marRight w:val="0"/>
          <w:marTop w:val="0"/>
          <w:marBottom w:val="0"/>
          <w:divBdr>
            <w:top w:val="none" w:sz="0" w:space="0" w:color="auto"/>
            <w:left w:val="none" w:sz="0" w:space="0" w:color="auto"/>
            <w:bottom w:val="none" w:sz="0" w:space="0" w:color="auto"/>
            <w:right w:val="none" w:sz="0" w:space="0" w:color="auto"/>
          </w:divBdr>
        </w:div>
        <w:div w:id="633945242">
          <w:marLeft w:val="0"/>
          <w:marRight w:val="0"/>
          <w:marTop w:val="0"/>
          <w:marBottom w:val="0"/>
          <w:divBdr>
            <w:top w:val="none" w:sz="0" w:space="0" w:color="auto"/>
            <w:left w:val="none" w:sz="0" w:space="0" w:color="auto"/>
            <w:bottom w:val="none" w:sz="0" w:space="0" w:color="auto"/>
            <w:right w:val="none" w:sz="0" w:space="0" w:color="auto"/>
          </w:divBdr>
        </w:div>
        <w:div w:id="963736890">
          <w:marLeft w:val="0"/>
          <w:marRight w:val="0"/>
          <w:marTop w:val="0"/>
          <w:marBottom w:val="0"/>
          <w:divBdr>
            <w:top w:val="none" w:sz="0" w:space="0" w:color="auto"/>
            <w:left w:val="none" w:sz="0" w:space="0" w:color="auto"/>
            <w:bottom w:val="none" w:sz="0" w:space="0" w:color="auto"/>
            <w:right w:val="none" w:sz="0" w:space="0" w:color="auto"/>
          </w:divBdr>
        </w:div>
        <w:div w:id="1157841531">
          <w:marLeft w:val="0"/>
          <w:marRight w:val="0"/>
          <w:marTop w:val="0"/>
          <w:marBottom w:val="0"/>
          <w:divBdr>
            <w:top w:val="none" w:sz="0" w:space="0" w:color="auto"/>
            <w:left w:val="none" w:sz="0" w:space="0" w:color="auto"/>
            <w:bottom w:val="none" w:sz="0" w:space="0" w:color="auto"/>
            <w:right w:val="none" w:sz="0" w:space="0" w:color="auto"/>
          </w:divBdr>
        </w:div>
        <w:div w:id="1433866503">
          <w:marLeft w:val="0"/>
          <w:marRight w:val="0"/>
          <w:marTop w:val="0"/>
          <w:marBottom w:val="0"/>
          <w:divBdr>
            <w:top w:val="none" w:sz="0" w:space="0" w:color="auto"/>
            <w:left w:val="none" w:sz="0" w:space="0" w:color="auto"/>
            <w:bottom w:val="none" w:sz="0" w:space="0" w:color="auto"/>
            <w:right w:val="none" w:sz="0" w:space="0" w:color="auto"/>
          </w:divBdr>
        </w:div>
        <w:div w:id="1471821989">
          <w:marLeft w:val="0"/>
          <w:marRight w:val="0"/>
          <w:marTop w:val="0"/>
          <w:marBottom w:val="0"/>
          <w:divBdr>
            <w:top w:val="none" w:sz="0" w:space="0" w:color="auto"/>
            <w:left w:val="none" w:sz="0" w:space="0" w:color="auto"/>
            <w:bottom w:val="none" w:sz="0" w:space="0" w:color="auto"/>
            <w:right w:val="none" w:sz="0" w:space="0" w:color="auto"/>
          </w:divBdr>
        </w:div>
        <w:div w:id="1550996082">
          <w:marLeft w:val="0"/>
          <w:marRight w:val="0"/>
          <w:marTop w:val="0"/>
          <w:marBottom w:val="0"/>
          <w:divBdr>
            <w:top w:val="none" w:sz="0" w:space="0" w:color="auto"/>
            <w:left w:val="none" w:sz="0" w:space="0" w:color="auto"/>
            <w:bottom w:val="none" w:sz="0" w:space="0" w:color="auto"/>
            <w:right w:val="none" w:sz="0" w:space="0" w:color="auto"/>
          </w:divBdr>
        </w:div>
        <w:div w:id="1597595869">
          <w:marLeft w:val="0"/>
          <w:marRight w:val="0"/>
          <w:marTop w:val="0"/>
          <w:marBottom w:val="0"/>
          <w:divBdr>
            <w:top w:val="none" w:sz="0" w:space="0" w:color="auto"/>
            <w:left w:val="none" w:sz="0" w:space="0" w:color="auto"/>
            <w:bottom w:val="none" w:sz="0" w:space="0" w:color="auto"/>
            <w:right w:val="none" w:sz="0" w:space="0" w:color="auto"/>
          </w:divBdr>
        </w:div>
        <w:div w:id="1648245427">
          <w:marLeft w:val="0"/>
          <w:marRight w:val="0"/>
          <w:marTop w:val="0"/>
          <w:marBottom w:val="0"/>
          <w:divBdr>
            <w:top w:val="none" w:sz="0" w:space="0" w:color="auto"/>
            <w:left w:val="none" w:sz="0" w:space="0" w:color="auto"/>
            <w:bottom w:val="none" w:sz="0" w:space="0" w:color="auto"/>
            <w:right w:val="none" w:sz="0" w:space="0" w:color="auto"/>
          </w:divBdr>
        </w:div>
        <w:div w:id="1696271228">
          <w:marLeft w:val="0"/>
          <w:marRight w:val="0"/>
          <w:marTop w:val="0"/>
          <w:marBottom w:val="0"/>
          <w:divBdr>
            <w:top w:val="none" w:sz="0" w:space="0" w:color="auto"/>
            <w:left w:val="none" w:sz="0" w:space="0" w:color="auto"/>
            <w:bottom w:val="none" w:sz="0" w:space="0" w:color="auto"/>
            <w:right w:val="none" w:sz="0" w:space="0" w:color="auto"/>
          </w:divBdr>
        </w:div>
        <w:div w:id="2113015417">
          <w:marLeft w:val="0"/>
          <w:marRight w:val="0"/>
          <w:marTop w:val="0"/>
          <w:marBottom w:val="0"/>
          <w:divBdr>
            <w:top w:val="none" w:sz="0" w:space="0" w:color="auto"/>
            <w:left w:val="none" w:sz="0" w:space="0" w:color="auto"/>
            <w:bottom w:val="none" w:sz="0" w:space="0" w:color="auto"/>
            <w:right w:val="none" w:sz="0" w:space="0" w:color="auto"/>
          </w:divBdr>
        </w:div>
        <w:div w:id="2122066919">
          <w:marLeft w:val="0"/>
          <w:marRight w:val="0"/>
          <w:marTop w:val="0"/>
          <w:marBottom w:val="0"/>
          <w:divBdr>
            <w:top w:val="none" w:sz="0" w:space="0" w:color="auto"/>
            <w:left w:val="none" w:sz="0" w:space="0" w:color="auto"/>
            <w:bottom w:val="none" w:sz="0" w:space="0" w:color="auto"/>
            <w:right w:val="none" w:sz="0" w:space="0" w:color="auto"/>
          </w:divBdr>
        </w:div>
      </w:divsChild>
    </w:div>
    <w:div w:id="570046262">
      <w:bodyDiv w:val="1"/>
      <w:marLeft w:val="0"/>
      <w:marRight w:val="0"/>
      <w:marTop w:val="0"/>
      <w:marBottom w:val="0"/>
      <w:divBdr>
        <w:top w:val="none" w:sz="0" w:space="0" w:color="auto"/>
        <w:left w:val="none" w:sz="0" w:space="0" w:color="auto"/>
        <w:bottom w:val="none" w:sz="0" w:space="0" w:color="auto"/>
        <w:right w:val="none" w:sz="0" w:space="0" w:color="auto"/>
      </w:divBdr>
      <w:divsChild>
        <w:div w:id="180432598">
          <w:marLeft w:val="0"/>
          <w:marRight w:val="0"/>
          <w:marTop w:val="0"/>
          <w:marBottom w:val="0"/>
          <w:divBdr>
            <w:top w:val="none" w:sz="0" w:space="0" w:color="auto"/>
            <w:left w:val="none" w:sz="0" w:space="0" w:color="auto"/>
            <w:bottom w:val="none" w:sz="0" w:space="0" w:color="auto"/>
            <w:right w:val="none" w:sz="0" w:space="0" w:color="auto"/>
          </w:divBdr>
        </w:div>
        <w:div w:id="602542334">
          <w:marLeft w:val="0"/>
          <w:marRight w:val="0"/>
          <w:marTop w:val="0"/>
          <w:marBottom w:val="0"/>
          <w:divBdr>
            <w:top w:val="none" w:sz="0" w:space="0" w:color="auto"/>
            <w:left w:val="none" w:sz="0" w:space="0" w:color="auto"/>
            <w:bottom w:val="none" w:sz="0" w:space="0" w:color="auto"/>
            <w:right w:val="none" w:sz="0" w:space="0" w:color="auto"/>
          </w:divBdr>
        </w:div>
        <w:div w:id="742291057">
          <w:marLeft w:val="0"/>
          <w:marRight w:val="0"/>
          <w:marTop w:val="0"/>
          <w:marBottom w:val="0"/>
          <w:divBdr>
            <w:top w:val="none" w:sz="0" w:space="0" w:color="auto"/>
            <w:left w:val="none" w:sz="0" w:space="0" w:color="auto"/>
            <w:bottom w:val="none" w:sz="0" w:space="0" w:color="auto"/>
            <w:right w:val="none" w:sz="0" w:space="0" w:color="auto"/>
          </w:divBdr>
        </w:div>
        <w:div w:id="1165052927">
          <w:marLeft w:val="0"/>
          <w:marRight w:val="0"/>
          <w:marTop w:val="0"/>
          <w:marBottom w:val="0"/>
          <w:divBdr>
            <w:top w:val="none" w:sz="0" w:space="0" w:color="auto"/>
            <w:left w:val="none" w:sz="0" w:space="0" w:color="auto"/>
            <w:bottom w:val="none" w:sz="0" w:space="0" w:color="auto"/>
            <w:right w:val="none" w:sz="0" w:space="0" w:color="auto"/>
          </w:divBdr>
        </w:div>
        <w:div w:id="1252592297">
          <w:marLeft w:val="0"/>
          <w:marRight w:val="0"/>
          <w:marTop w:val="0"/>
          <w:marBottom w:val="0"/>
          <w:divBdr>
            <w:top w:val="none" w:sz="0" w:space="0" w:color="auto"/>
            <w:left w:val="none" w:sz="0" w:space="0" w:color="auto"/>
            <w:bottom w:val="none" w:sz="0" w:space="0" w:color="auto"/>
            <w:right w:val="none" w:sz="0" w:space="0" w:color="auto"/>
          </w:divBdr>
        </w:div>
        <w:div w:id="1517648556">
          <w:marLeft w:val="0"/>
          <w:marRight w:val="0"/>
          <w:marTop w:val="0"/>
          <w:marBottom w:val="0"/>
          <w:divBdr>
            <w:top w:val="none" w:sz="0" w:space="0" w:color="auto"/>
            <w:left w:val="none" w:sz="0" w:space="0" w:color="auto"/>
            <w:bottom w:val="none" w:sz="0" w:space="0" w:color="auto"/>
            <w:right w:val="none" w:sz="0" w:space="0" w:color="auto"/>
          </w:divBdr>
        </w:div>
        <w:div w:id="1889997933">
          <w:marLeft w:val="0"/>
          <w:marRight w:val="0"/>
          <w:marTop w:val="0"/>
          <w:marBottom w:val="0"/>
          <w:divBdr>
            <w:top w:val="none" w:sz="0" w:space="0" w:color="auto"/>
            <w:left w:val="none" w:sz="0" w:space="0" w:color="auto"/>
            <w:bottom w:val="none" w:sz="0" w:space="0" w:color="auto"/>
            <w:right w:val="none" w:sz="0" w:space="0" w:color="auto"/>
          </w:divBdr>
        </w:div>
        <w:div w:id="2036147940">
          <w:marLeft w:val="0"/>
          <w:marRight w:val="0"/>
          <w:marTop w:val="0"/>
          <w:marBottom w:val="0"/>
          <w:divBdr>
            <w:top w:val="none" w:sz="0" w:space="0" w:color="auto"/>
            <w:left w:val="none" w:sz="0" w:space="0" w:color="auto"/>
            <w:bottom w:val="none" w:sz="0" w:space="0" w:color="auto"/>
            <w:right w:val="none" w:sz="0" w:space="0" w:color="auto"/>
          </w:divBdr>
        </w:div>
        <w:div w:id="2073964238">
          <w:marLeft w:val="0"/>
          <w:marRight w:val="0"/>
          <w:marTop w:val="0"/>
          <w:marBottom w:val="0"/>
          <w:divBdr>
            <w:top w:val="none" w:sz="0" w:space="0" w:color="auto"/>
            <w:left w:val="none" w:sz="0" w:space="0" w:color="auto"/>
            <w:bottom w:val="none" w:sz="0" w:space="0" w:color="auto"/>
            <w:right w:val="none" w:sz="0" w:space="0" w:color="auto"/>
          </w:divBdr>
        </w:div>
        <w:div w:id="207847709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en.wikipedia.org/wiki/Transition_%28genetics%29" TargetMode="External"/><Relationship Id="rId10" Type="http://schemas.openxmlformats.org/officeDocument/2006/relationships/hyperlink" Target="http://en.wikipedia.org/wiki/Transv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2C391-4E69-D54F-8D09-09F4972CB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7</Pages>
  <Words>2352</Words>
  <Characters>13412</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 Hill</dc:creator>
  <cp:keywords/>
  <dc:description/>
  <cp:lastModifiedBy>Eric Ma</cp:lastModifiedBy>
  <cp:revision>3</cp:revision>
  <cp:lastPrinted>2014-08-07T00:35:00Z</cp:lastPrinted>
  <dcterms:created xsi:type="dcterms:W3CDTF">2014-07-01T18:23:00Z</dcterms:created>
  <dcterms:modified xsi:type="dcterms:W3CDTF">2015-04-12T15:10:00Z</dcterms:modified>
</cp:coreProperties>
</file>